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F7C1A2" w14:textId="77777777" w:rsidR="00EE1DBA" w:rsidRDefault="00EE1DBA">
      <w:pPr>
        <w:pStyle w:val="PaperHeader"/>
      </w:pPr>
    </w:p>
    <w:p w14:paraId="3DCC4123" w14:textId="77777777" w:rsidR="00EE1DBA" w:rsidRDefault="007C17EA">
      <w:pPr>
        <w:pStyle w:val="PaperHeader"/>
        <w:ind w:left="7200" w:firstLine="720"/>
        <w:jc w:val="center"/>
      </w:pPr>
      <w:r>
        <w:t>Proceedings of IMEC 2019</w:t>
      </w:r>
    </w:p>
    <w:p w14:paraId="5FEBBB19" w14:textId="77777777" w:rsidR="00EE1DBA" w:rsidRDefault="007C17EA">
      <w:pPr>
        <w:pStyle w:val="PaperHeader"/>
      </w:pPr>
      <w:r>
        <w:t>International Mechanical Engineering Congress (IMEC-2019),</w:t>
      </w:r>
    </w:p>
    <w:p w14:paraId="717590AF" w14:textId="77777777" w:rsidR="00EE1DBA" w:rsidRDefault="007C17EA">
      <w:pPr>
        <w:pStyle w:val="PaperHeader"/>
      </w:pPr>
      <w:r>
        <w:t>29</w:t>
      </w:r>
      <w:r>
        <w:rPr>
          <w:vertAlign w:val="superscript"/>
        </w:rPr>
        <w:t xml:space="preserve">th </w:t>
      </w:r>
      <w:r>
        <w:t>November- 1</w:t>
      </w:r>
      <w:r>
        <w:rPr>
          <w:vertAlign w:val="superscript"/>
        </w:rPr>
        <w:t>st</w:t>
      </w:r>
      <w:r>
        <w:t xml:space="preserve"> December 2019, NIT Tiruchirappalli, India.</w:t>
      </w:r>
    </w:p>
    <w:p w14:paraId="463C8B46" w14:textId="77777777" w:rsidR="00EE1DBA" w:rsidRDefault="007C17EA">
      <w:pPr>
        <w:pStyle w:val="PaperNumber"/>
      </w:pPr>
      <w:r>
        <w:t>IMEC2019-xx-xxxx</w:t>
      </w:r>
    </w:p>
    <w:p w14:paraId="1BB7E675" w14:textId="77777777" w:rsidR="00EE1DBA" w:rsidRDefault="00EE1DBA">
      <w:pPr>
        <w:sectPr w:rsidR="00EE1DBA">
          <w:pgSz w:w="11906" w:h="16838"/>
          <w:pgMar w:top="720" w:right="720" w:bottom="720" w:left="720" w:header="0" w:footer="0" w:gutter="0"/>
          <w:cols w:space="720"/>
          <w:formProt w:val="0"/>
          <w:docGrid w:linePitch="360" w:charSpace="4096"/>
        </w:sectPr>
      </w:pPr>
    </w:p>
    <w:p w14:paraId="7910CACD" w14:textId="77777777" w:rsidR="00EE1DBA" w:rsidRDefault="007C17EA">
      <w:pPr>
        <w:pStyle w:val="Standard"/>
        <w:jc w:val="center"/>
        <w:rPr>
          <w:rFonts w:ascii="Arial" w:hAnsi="Arial" w:cs="Arial"/>
          <w:b/>
          <w:bCs/>
          <w:sz w:val="36"/>
          <w:szCs w:val="36"/>
        </w:rPr>
      </w:pPr>
      <w:r>
        <w:rPr>
          <w:rFonts w:ascii="Arial" w:hAnsi="Arial" w:cs="Arial"/>
          <w:b/>
          <w:bCs/>
          <w:sz w:val="36"/>
          <w:szCs w:val="36"/>
        </w:rPr>
        <w:lastRenderedPageBreak/>
        <w:t>Vibration Analysis of Tapered Truncated cantilever beams using Deep Learning</w:t>
      </w:r>
    </w:p>
    <w:p w14:paraId="14411270" w14:textId="77777777" w:rsidR="00EE1DBA" w:rsidRDefault="00EE1DBA">
      <w:pPr>
        <w:pStyle w:val="Standard"/>
        <w:jc w:val="center"/>
        <w:rPr>
          <w:rFonts w:cstheme="minorHAnsi"/>
          <w:b/>
          <w:bCs/>
        </w:rPr>
      </w:pPr>
    </w:p>
    <w:p w14:paraId="1F6CFED3" w14:textId="19812992" w:rsidR="00EE1DBA" w:rsidRDefault="007C17EA">
      <w:pPr>
        <w:jc w:val="center"/>
        <w:rPr>
          <w:rFonts w:ascii="Arial" w:hAnsi="Arial" w:cs="Arial"/>
          <w:sz w:val="20"/>
          <w:szCs w:val="20"/>
        </w:rPr>
      </w:pPr>
      <w:del w:id="0" w:author="asim.tewari" w:date="2019-08-01T13:39:00Z">
        <w:r w:rsidDel="0076127E">
          <w:rPr>
            <w:rFonts w:ascii="Arial" w:hAnsi="Arial" w:cs="Arial"/>
            <w:sz w:val="20"/>
            <w:szCs w:val="20"/>
          </w:rPr>
          <w:delText>A</w:delText>
        </w:r>
        <w:r w:rsidDel="0076127E">
          <w:delText>sim Tew</w:delText>
        </w:r>
        <w:bookmarkStart w:id="1" w:name="_GoBack"/>
        <w:bookmarkEnd w:id="1"/>
        <w:r w:rsidDel="0076127E">
          <w:delText>ari</w:delText>
        </w:r>
        <w:r w:rsidDel="0076127E">
          <w:rPr>
            <w:vertAlign w:val="superscript"/>
          </w:rPr>
          <w:delText>+</w:delText>
        </w:r>
        <w:r w:rsidDel="0076127E">
          <w:rPr>
            <w:rFonts w:ascii="Arial" w:hAnsi="Arial" w:cs="Arial"/>
            <w:sz w:val="20"/>
            <w:szCs w:val="20"/>
          </w:rPr>
          <w:delText xml:space="preserve">, </w:delText>
        </w:r>
      </w:del>
      <w:r>
        <w:rPr>
          <w:rFonts w:ascii="Arial" w:hAnsi="Arial" w:cs="Arial"/>
          <w:sz w:val="20"/>
          <w:szCs w:val="20"/>
        </w:rPr>
        <w:t xml:space="preserve">Naman </w:t>
      </w:r>
      <w:proofErr w:type="spellStart"/>
      <w:r>
        <w:rPr>
          <w:rFonts w:ascii="Arial" w:hAnsi="Arial" w:cs="Arial"/>
          <w:sz w:val="20"/>
          <w:szCs w:val="20"/>
        </w:rPr>
        <w:t>Yadav</w:t>
      </w:r>
      <w:proofErr w:type="spellEnd"/>
      <w:ins w:id="2" w:author="asim.tewari" w:date="2019-08-01T13:39:00Z">
        <w:r w:rsidR="0076127E">
          <w:rPr>
            <w:rFonts w:ascii="Arial" w:hAnsi="Arial" w:cs="Arial"/>
            <w:sz w:val="20"/>
            <w:szCs w:val="20"/>
          </w:rPr>
          <w:t xml:space="preserve">, </w:t>
        </w:r>
        <w:r w:rsidR="0076127E">
          <w:rPr>
            <w:rFonts w:ascii="Arial" w:hAnsi="Arial" w:cs="Arial"/>
            <w:sz w:val="20"/>
            <w:szCs w:val="20"/>
          </w:rPr>
          <w:t>A</w:t>
        </w:r>
        <w:r w:rsidR="0076127E">
          <w:t>sim Tewari</w:t>
        </w:r>
        <w:r w:rsidR="0076127E">
          <w:rPr>
            <w:vertAlign w:val="superscript"/>
          </w:rPr>
          <w:t>+</w:t>
        </w:r>
      </w:ins>
    </w:p>
    <w:p w14:paraId="3378979B" w14:textId="77777777" w:rsidR="00EE1DBA" w:rsidRDefault="007C17EA">
      <w:pPr>
        <w:spacing w:after="0" w:line="240" w:lineRule="auto"/>
        <w:jc w:val="center"/>
        <w:rPr>
          <w:rFonts w:ascii="Arial" w:hAnsi="Arial" w:cs="Arial"/>
          <w:sz w:val="20"/>
          <w:szCs w:val="20"/>
        </w:rPr>
      </w:pPr>
      <w:r>
        <w:rPr>
          <w:rFonts w:ascii="Arial" w:hAnsi="Arial" w:cs="Arial"/>
          <w:sz w:val="20"/>
          <w:szCs w:val="20"/>
        </w:rPr>
        <w:t>Department of Mechanical Engineering, IIT Bombay</w:t>
      </w:r>
    </w:p>
    <w:p w14:paraId="345CDC91" w14:textId="63CC7F73" w:rsidR="00EE1DBA" w:rsidRDefault="007C17EA">
      <w:pPr>
        <w:spacing w:after="0" w:line="240" w:lineRule="auto"/>
        <w:jc w:val="center"/>
      </w:pPr>
      <w:r w:rsidRPr="00CD7079">
        <w:rPr>
          <w:rFonts w:ascii="Arial" w:hAnsi="Arial" w:cs="Arial"/>
          <w:sz w:val="20"/>
          <w:szCs w:val="20"/>
          <w:vertAlign w:val="superscript"/>
        </w:rPr>
        <w:t>+</w:t>
      </w:r>
      <w:r>
        <w:rPr>
          <w:rFonts w:ascii="Arial" w:hAnsi="Arial" w:cs="Arial"/>
          <w:sz w:val="20"/>
          <w:szCs w:val="20"/>
        </w:rPr>
        <w:t xml:space="preserve">Corresponding author email: </w:t>
      </w:r>
      <w:hyperlink r:id="rId6">
        <w:r>
          <w:rPr>
            <w:rStyle w:val="InternetLink0"/>
            <w:rFonts w:ascii="Arial" w:hAnsi="Arial" w:cs="Arial"/>
            <w:sz w:val="20"/>
            <w:szCs w:val="20"/>
          </w:rPr>
          <w:t>asim.tewari@iitb.ac.in</w:t>
        </w:r>
      </w:hyperlink>
    </w:p>
    <w:p w14:paraId="6986768C" w14:textId="77777777" w:rsidR="00EE1DBA" w:rsidRDefault="00EE1DBA">
      <w:pPr>
        <w:ind w:left="-142" w:firstLine="142"/>
      </w:pPr>
    </w:p>
    <w:p w14:paraId="667ECAD3" w14:textId="77777777" w:rsidR="00EE1DBA" w:rsidRDefault="00EE1DBA">
      <w:pPr>
        <w:sectPr w:rsidR="00EE1DBA">
          <w:type w:val="continuous"/>
          <w:pgSz w:w="11906" w:h="16838"/>
          <w:pgMar w:top="720" w:right="720" w:bottom="720" w:left="720" w:header="0" w:footer="0" w:gutter="0"/>
          <w:cols w:space="720"/>
          <w:formProt w:val="0"/>
          <w:docGrid w:linePitch="360" w:charSpace="4096"/>
        </w:sectPr>
      </w:pPr>
    </w:p>
    <w:p w14:paraId="2937E50F" w14:textId="77777777" w:rsidR="00EE1DBA" w:rsidRDefault="007C17EA">
      <w:pPr>
        <w:pStyle w:val="Standard"/>
        <w:rPr>
          <w:rFonts w:ascii="Arial" w:hAnsi="Arial" w:cs="Arial"/>
          <w:b/>
          <w:bCs/>
          <w:sz w:val="20"/>
          <w:szCs w:val="20"/>
        </w:rPr>
      </w:pPr>
      <w:r>
        <w:rPr>
          <w:rFonts w:ascii="Arial" w:hAnsi="Arial" w:cs="Arial"/>
          <w:b/>
          <w:bCs/>
          <w:sz w:val="20"/>
          <w:szCs w:val="20"/>
        </w:rPr>
        <w:lastRenderedPageBreak/>
        <w:t>ABSTRACT</w:t>
      </w:r>
    </w:p>
    <w:p w14:paraId="605B3335"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This work relates to the use of deep learning in vibration analysis of tapered truncated cantilever beams. In this paper, an attempt was made to train a deep learning neural network to predict the natural frequency parameters and node locations of first three mode shapes for tapered truncated cantilever beams. Beam geometries that were considered to generate the data used to train the neural network belong to a quite general class. After tuning some hyperparameters, maximum percent deviation of all the outputs was brought down to less than 0.1 percent. Reported results were obtained by evaluating trained neural networks on a separate test dataset different from both training and validation sets. Finally, cross-evaluation of trained models was done, to see its extrapolating capabilities over unseen data ranges.</w:t>
      </w:r>
    </w:p>
    <w:p w14:paraId="25C87264" w14:textId="77777777" w:rsidR="00EE1DBA" w:rsidRDefault="007C17EA">
      <w:pPr>
        <w:pStyle w:val="Standard"/>
        <w:rPr>
          <w:rFonts w:ascii="Arial" w:hAnsi="Arial" w:cs="Arial"/>
          <w:b/>
          <w:bCs/>
          <w:sz w:val="20"/>
          <w:szCs w:val="20"/>
        </w:rPr>
      </w:pPr>
      <w:r>
        <w:rPr>
          <w:rFonts w:ascii="Arial" w:hAnsi="Arial" w:cs="Arial"/>
          <w:b/>
          <w:bCs/>
          <w:sz w:val="20"/>
          <w:szCs w:val="20"/>
        </w:rPr>
        <w:t>INTRODUCTION</w:t>
      </w:r>
    </w:p>
    <w:p w14:paraId="15D91CA7" w14:textId="4BB552EC"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Various papers have already been published regarding the vibration analysis of a certain class of truncated tapered beams using Bessel </w:t>
      </w:r>
      <w:proofErr w:type="gramStart"/>
      <w:r>
        <w:rPr>
          <w:rFonts w:ascii="Times New Roman" w:hAnsi="Times New Roman" w:cs="Times New Roman"/>
          <w:sz w:val="20"/>
          <w:szCs w:val="20"/>
        </w:rPr>
        <w:t>functions</w:t>
      </w:r>
      <w:r w:rsidR="00CD7079">
        <w:rPr>
          <w:rFonts w:ascii="Times New Roman" w:hAnsi="Times New Roman" w:cs="Times New Roman"/>
          <w:sz w:val="20"/>
          <w:szCs w:val="20"/>
        </w:rPr>
        <w:t>[</w:t>
      </w:r>
      <w:proofErr w:type="gramEnd"/>
      <w:r w:rsidR="00CD7079">
        <w:rPr>
          <w:rFonts w:ascii="Times New Roman" w:hAnsi="Times New Roman" w:cs="Times New Roman"/>
          <w:sz w:val="20"/>
          <w:szCs w:val="20"/>
        </w:rPr>
        <w:t>1-5]</w:t>
      </w:r>
      <w:r>
        <w:rPr>
          <w:rFonts w:ascii="Times New Roman" w:hAnsi="Times New Roman" w:cs="Times New Roman"/>
          <w:sz w:val="20"/>
          <w:szCs w:val="20"/>
        </w:rPr>
        <w:t>. In this paper artificial neural networks were used to predict natural frequency parameters and node locations for first three modes of the truncated cantilever beams with varying cross-section properties. The main objective of the following work is to use the theoretical solutions to generate training data and then train a deep learning model using that data to predict the natural frequency parameters and node locations of first three mode shapes over seen and unseen data ranges. In the following work only cantilever beams were analysed, with larger end clamped and smaller end free. This work deals with the class of beams satisfying the variation in sectional properties as following:</w:t>
      </w:r>
    </w:p>
    <w:p w14:paraId="452D0098" w14:textId="77777777" w:rsidR="00EE1DBA" w:rsidRPr="00AC5415" w:rsidRDefault="007C17EA">
      <w:pPr>
        <w:pStyle w:val="Standard"/>
        <w:jc w:val="center"/>
        <w:rPr>
          <w:rFonts w:ascii="Times New Roman" w:hAnsi="Times New Roman" w:cs="Times New Roman"/>
          <w:sz w:val="14"/>
          <w:szCs w:val="14"/>
        </w:rPr>
      </w:pPr>
      <m:oMath>
        <m:r>
          <w:rPr>
            <w:rFonts w:ascii="Cambria Math" w:hAnsi="Cambria Math"/>
            <w:sz w:val="18"/>
            <w:szCs w:val="18"/>
          </w:rPr>
          <m:t>A=</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C</m:t>
            </m:r>
          </m:sub>
        </m:sSub>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η</m:t>
            </m:r>
          </m:sup>
        </m:sSup>
      </m:oMath>
      <w:r w:rsidRPr="00AC5415">
        <w:rPr>
          <w:rFonts w:ascii="Times New Roman" w:hAnsi="Times New Roman" w:cs="Times New Roman"/>
          <w:sz w:val="14"/>
          <w:szCs w:val="14"/>
        </w:rPr>
        <w:t xml:space="preserve">,  </w:t>
      </w:r>
      <m:oMath>
        <m:r>
          <w:rPr>
            <w:rFonts w:ascii="Cambria Math" w:hAnsi="Cambria Math"/>
            <w:sz w:val="18"/>
            <w:szCs w:val="18"/>
          </w:rPr>
          <m:t>I=</m:t>
        </m:r>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C</m:t>
            </m:r>
          </m:sub>
        </m:sSub>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η+2</m:t>
            </m:r>
          </m:sup>
        </m:sSup>
      </m:oMath>
    </w:p>
    <w:p w14:paraId="6A7C9D75"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where, A</w:t>
      </w:r>
      <w:r>
        <w:rPr>
          <w:rFonts w:ascii="Times New Roman" w:hAnsi="Times New Roman" w:cs="Times New Roman"/>
          <w:sz w:val="20"/>
          <w:szCs w:val="20"/>
          <w:vertAlign w:val="subscript"/>
        </w:rPr>
        <w:t>C</w:t>
      </w:r>
      <w:r>
        <w:rPr>
          <w:rFonts w:ascii="Times New Roman" w:hAnsi="Times New Roman" w:cs="Times New Roman"/>
          <w:sz w:val="20"/>
          <w:szCs w:val="20"/>
        </w:rPr>
        <w:t xml:space="preserve"> and I</w:t>
      </w:r>
      <w:r>
        <w:rPr>
          <w:rFonts w:ascii="Times New Roman" w:hAnsi="Times New Roman" w:cs="Times New Roman"/>
          <w:sz w:val="20"/>
          <w:szCs w:val="20"/>
          <w:vertAlign w:val="subscript"/>
        </w:rPr>
        <w:t>C</w:t>
      </w:r>
      <w:r>
        <w:rPr>
          <w:rFonts w:ascii="Times New Roman" w:hAnsi="Times New Roman" w:cs="Times New Roman"/>
          <w:sz w:val="20"/>
          <w:szCs w:val="20"/>
        </w:rPr>
        <w:t xml:space="preserve"> are the cross-sectional area and moment of inertia about flexural axis at the clamped end, δ=x/L ϵ [δ</w:t>
      </w:r>
      <w:r>
        <w:rPr>
          <w:rFonts w:ascii="Times New Roman" w:hAnsi="Times New Roman" w:cs="Times New Roman"/>
          <w:sz w:val="20"/>
          <w:szCs w:val="20"/>
          <w:vertAlign w:val="subscript"/>
        </w:rPr>
        <w:t>0</w:t>
      </w:r>
      <w:r>
        <w:rPr>
          <w:rFonts w:ascii="Times New Roman" w:hAnsi="Times New Roman" w:cs="Times New Roman"/>
          <w:sz w:val="20"/>
          <w:szCs w:val="20"/>
        </w:rPr>
        <w:t>, 1], δ</w:t>
      </w:r>
      <w:r>
        <w:rPr>
          <w:rFonts w:ascii="Times New Roman" w:hAnsi="Times New Roman" w:cs="Times New Roman"/>
          <w:sz w:val="20"/>
          <w:szCs w:val="20"/>
          <w:vertAlign w:val="subscript"/>
        </w:rPr>
        <w:t>0</w:t>
      </w:r>
      <w:r>
        <w:rPr>
          <w:rFonts w:ascii="Times New Roman" w:hAnsi="Times New Roman" w:cs="Times New Roman"/>
          <w:sz w:val="20"/>
          <w:szCs w:val="20"/>
        </w:rPr>
        <w:t>=L</w:t>
      </w:r>
      <w:r>
        <w:rPr>
          <w:rFonts w:ascii="Times New Roman" w:hAnsi="Times New Roman" w:cs="Times New Roman"/>
          <w:sz w:val="20"/>
          <w:szCs w:val="20"/>
          <w:vertAlign w:val="subscript"/>
        </w:rPr>
        <w:t>T</w:t>
      </w:r>
      <w:r>
        <w:rPr>
          <w:rFonts w:ascii="Times New Roman" w:hAnsi="Times New Roman" w:cs="Times New Roman"/>
          <w:sz w:val="20"/>
          <w:szCs w:val="20"/>
        </w:rPr>
        <w:t>/L, L</w:t>
      </w:r>
      <w:r>
        <w:rPr>
          <w:rFonts w:ascii="Times New Roman" w:hAnsi="Times New Roman" w:cs="Times New Roman"/>
          <w:sz w:val="20"/>
          <w:szCs w:val="20"/>
          <w:vertAlign w:val="subscript"/>
        </w:rPr>
        <w:t>T</w:t>
      </w:r>
      <w:r>
        <w:rPr>
          <w:rFonts w:ascii="Times New Roman" w:hAnsi="Times New Roman" w:cs="Times New Roman"/>
          <w:sz w:val="20"/>
          <w:szCs w:val="20"/>
        </w:rPr>
        <w:t xml:space="preserve"> is the length of truncated portion, L is the total length of beam without truncation, η ϵ [0, 10] is a real number specifying the variation in the area of cross-section.</w:t>
      </w:r>
    </w:p>
    <w:p w14:paraId="49B19454" w14:textId="77777777" w:rsidR="00EE1DBA" w:rsidRDefault="00EE1DBA">
      <w:pPr>
        <w:pStyle w:val="Standard"/>
        <w:rPr>
          <w:rFonts w:ascii="Times New Roman" w:hAnsi="Times New Roman" w:cs="Times New Roman"/>
          <w:b/>
          <w:bCs/>
          <w:sz w:val="20"/>
          <w:szCs w:val="20"/>
        </w:rPr>
      </w:pPr>
    </w:p>
    <w:p w14:paraId="3C9439E6" w14:textId="77777777"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w:drawing>
          <wp:anchor distT="0" distB="0" distL="0" distR="0" simplePos="0" relativeHeight="2" behindDoc="0" locked="0" layoutInCell="1" allowOverlap="1" wp14:anchorId="4FD812D0" wp14:editId="2F5693F9">
            <wp:simplePos x="0" y="0"/>
            <wp:positionH relativeFrom="margin">
              <wp:align>right</wp:align>
            </wp:positionH>
            <wp:positionV relativeFrom="paragraph">
              <wp:posOffset>10795</wp:posOffset>
            </wp:positionV>
            <wp:extent cx="3142615" cy="1519555"/>
            <wp:effectExtent l="0" t="0" r="0" b="0"/>
            <wp:wrapNone/>
            <wp:docPr id="1"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9"/>
                    <pic:cNvPicPr>
                      <a:picLocks noChangeAspect="1" noChangeArrowheads="1"/>
                    </pic:cNvPicPr>
                  </pic:nvPicPr>
                  <pic:blipFill>
                    <a:blip r:embed="rId7"/>
                    <a:stretch>
                      <a:fillRect/>
                    </a:stretch>
                  </pic:blipFill>
                  <pic:spPr bwMode="auto">
                    <a:xfrm>
                      <a:off x="0" y="0"/>
                      <a:ext cx="3142615" cy="1519555"/>
                    </a:xfrm>
                    <a:prstGeom prst="rect">
                      <a:avLst/>
                    </a:prstGeom>
                  </pic:spPr>
                </pic:pic>
              </a:graphicData>
            </a:graphic>
          </wp:anchor>
        </w:drawing>
      </w:r>
    </w:p>
    <w:p w14:paraId="1D7E0F2A" w14:textId="77777777" w:rsidR="00EE1DBA" w:rsidRDefault="00EE1DBA">
      <w:pPr>
        <w:pStyle w:val="Standard"/>
        <w:rPr>
          <w:rFonts w:ascii="Times New Roman" w:hAnsi="Times New Roman" w:cs="Times New Roman"/>
          <w:b/>
          <w:bCs/>
          <w:sz w:val="20"/>
          <w:szCs w:val="20"/>
        </w:rPr>
      </w:pPr>
    </w:p>
    <w:p w14:paraId="0818733C" w14:textId="77777777" w:rsidR="00EE1DBA" w:rsidRDefault="00EE1DBA">
      <w:pPr>
        <w:pStyle w:val="Standard"/>
        <w:rPr>
          <w:rFonts w:ascii="Times New Roman" w:hAnsi="Times New Roman" w:cs="Times New Roman"/>
          <w:b/>
          <w:bCs/>
          <w:sz w:val="20"/>
          <w:szCs w:val="20"/>
        </w:rPr>
      </w:pPr>
    </w:p>
    <w:p w14:paraId="2D098862" w14:textId="77777777" w:rsidR="00EE1DBA" w:rsidRDefault="00EE1DBA">
      <w:pPr>
        <w:pStyle w:val="Standard"/>
        <w:rPr>
          <w:rFonts w:ascii="Times New Roman" w:hAnsi="Times New Roman" w:cs="Times New Roman"/>
          <w:b/>
          <w:bCs/>
          <w:sz w:val="20"/>
          <w:szCs w:val="20"/>
        </w:rPr>
      </w:pPr>
    </w:p>
    <w:p w14:paraId="61C1EB4B" w14:textId="77777777" w:rsidR="00EE1DBA" w:rsidRDefault="00EE1DBA">
      <w:pPr>
        <w:pStyle w:val="Standard"/>
        <w:rPr>
          <w:rFonts w:ascii="Times New Roman" w:hAnsi="Times New Roman" w:cs="Times New Roman"/>
          <w:b/>
          <w:bCs/>
          <w:sz w:val="20"/>
          <w:szCs w:val="20"/>
        </w:rPr>
      </w:pPr>
    </w:p>
    <w:p w14:paraId="676C9853" w14:textId="77777777" w:rsidR="00EE1DBA" w:rsidRDefault="007C17EA">
      <w:pPr>
        <w:pStyle w:val="Standard"/>
        <w:rPr>
          <w:rFonts w:ascii="Arial" w:hAnsi="Arial" w:cs="Arial"/>
          <w:b/>
          <w:bCs/>
          <w:sz w:val="20"/>
          <w:szCs w:val="20"/>
        </w:rPr>
      </w:pPr>
      <w:r>
        <w:rPr>
          <w:rFonts w:ascii="Arial" w:hAnsi="Arial" w:cs="Arial"/>
          <w:b/>
          <w:bCs/>
          <w:noProof/>
          <w:sz w:val="20"/>
          <w:szCs w:val="20"/>
          <w:lang w:val="en-US"/>
        </w:rPr>
        <mc:AlternateContent>
          <mc:Choice Requires="wps">
            <w:drawing>
              <wp:anchor distT="0" distB="0" distL="0" distR="0" simplePos="0" relativeHeight="13" behindDoc="1" locked="0" layoutInCell="1" allowOverlap="1" wp14:anchorId="27778C34" wp14:editId="304A6B14">
                <wp:simplePos x="0" y="0"/>
                <wp:positionH relativeFrom="column">
                  <wp:posOffset>-3175</wp:posOffset>
                </wp:positionH>
                <wp:positionV relativeFrom="paragraph">
                  <wp:posOffset>181610</wp:posOffset>
                </wp:positionV>
                <wp:extent cx="3143250" cy="199390"/>
                <wp:effectExtent l="0" t="0" r="635" b="1270"/>
                <wp:wrapNone/>
                <wp:docPr id="2" name="Text Box 1"/>
                <wp:cNvGraphicFramePr/>
                <a:graphic xmlns:a="http://schemas.openxmlformats.org/drawingml/2006/main">
                  <a:graphicData uri="http://schemas.microsoft.com/office/word/2010/wordprocessingShape">
                    <wps:wsp>
                      <wps:cNvSpPr/>
                      <wps:spPr>
                        <a:xfrm>
                          <a:off x="0" y="0"/>
                          <a:ext cx="3142440" cy="198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292E170" w14:textId="6D4741EF" w:rsidR="004959FE" w:rsidRDefault="004959FE">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Pr>
                                <w:noProof/>
                                <w:sz w:val="16"/>
                                <w:szCs w:val="16"/>
                              </w:rPr>
                              <w:t>1</w:t>
                            </w:r>
                            <w:r>
                              <w:rPr>
                                <w:sz w:val="16"/>
                                <w:szCs w:val="16"/>
                              </w:rPr>
                              <w:fldChar w:fldCharType="end"/>
                            </w:r>
                            <w:r>
                              <w:rPr>
                                <w:sz w:val="16"/>
                                <w:szCs w:val="16"/>
                              </w:rPr>
                              <w:t>: Cantilever beam structure.</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778C34" id="Text Box 1" o:spid="_x0000_s1026" style="position:absolute;margin-left:-.25pt;margin-top:14.3pt;width:247.5pt;height:15.7pt;z-index:-50331646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" stroked="f">
                <v:textbox style="mso-fit-shape-to-text:t" inset="0,0,0,0">
                  <w:txbxContent>
                    <w:p w14:paraId="0292E170" w14:textId="6D4741EF" w:rsidR="005227D8" w:rsidRDefault="005227D8">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sidR="00306608">
                        <w:rPr>
                          <w:noProof/>
                          <w:sz w:val="16"/>
                          <w:szCs w:val="16"/>
                        </w:rPr>
                        <w:t>1</w:t>
                      </w:r>
                      <w:r>
                        <w:rPr>
                          <w:sz w:val="16"/>
                          <w:szCs w:val="16"/>
                        </w:rPr>
                        <w:fldChar w:fldCharType="end"/>
                      </w:r>
                      <w:r>
                        <w:rPr>
                          <w:sz w:val="16"/>
                          <w:szCs w:val="16"/>
                        </w:rPr>
                        <w:t>: Cantilever beam structure.</w:t>
                      </w:r>
                    </w:p>
                  </w:txbxContent>
                </v:textbox>
              </v:rect>
            </w:pict>
          </mc:Fallback>
        </mc:AlternateContent>
      </w:r>
    </w:p>
    <w:p w14:paraId="4C1CA090" w14:textId="77777777" w:rsidR="00EE1DBA" w:rsidRDefault="00EE1DBA">
      <w:pPr>
        <w:pStyle w:val="Standard"/>
        <w:rPr>
          <w:rFonts w:ascii="Arial" w:hAnsi="Arial" w:cs="Arial"/>
          <w:b/>
          <w:bCs/>
          <w:sz w:val="20"/>
          <w:szCs w:val="20"/>
        </w:rPr>
      </w:pPr>
    </w:p>
    <w:p w14:paraId="01488A2F" w14:textId="77777777" w:rsidR="00EE1DBA" w:rsidRDefault="007C17EA">
      <w:pPr>
        <w:pStyle w:val="Standard"/>
        <w:rPr>
          <w:rFonts w:ascii="Arial" w:hAnsi="Arial" w:cs="Arial"/>
          <w:b/>
          <w:bCs/>
          <w:sz w:val="20"/>
          <w:szCs w:val="20"/>
        </w:rPr>
      </w:pPr>
      <w:r>
        <w:rPr>
          <w:rFonts w:ascii="Arial" w:hAnsi="Arial" w:cs="Arial"/>
          <w:b/>
          <w:bCs/>
          <w:sz w:val="20"/>
          <w:szCs w:val="20"/>
        </w:rPr>
        <w:t>THEORY</w:t>
      </w:r>
    </w:p>
    <w:p w14:paraId="56E9E6B1"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For the cantilever beam subjected to free vibrations the equation of motion is given by the Euler-Bernoulli equation,</w:t>
      </w:r>
    </w:p>
    <w:p w14:paraId="6644084A" w14:textId="77777777" w:rsidR="00EE1DBA" w:rsidRDefault="004959FE">
      <w:pPr>
        <w:pStyle w:val="Standard"/>
        <w:jc w:val="center"/>
        <w:rPr>
          <w:rFonts w:ascii="Times New Roman" w:hAnsi="Times New Roman" w:cs="Times New Roman"/>
          <w:sz w:val="20"/>
          <w:szCs w:val="20"/>
        </w:rPr>
      </w:pPr>
      <m:oMath>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x</m:t>
                </m:r>
              </m:e>
              <m:sup>
                <m:r>
                  <w:rPr>
                    <w:rFonts w:ascii="Cambria Math" w:hAnsi="Cambria Math"/>
                    <w:sz w:val="18"/>
                    <w:szCs w:val="18"/>
                  </w:rPr>
                  <m:t>2</m:t>
                </m:r>
              </m:sup>
            </m:sSup>
          </m:den>
        </m:f>
        <m:d>
          <m:dPr>
            <m:ctrlPr>
              <w:rPr>
                <w:rFonts w:ascii="Cambria Math" w:hAnsi="Cambria Math"/>
                <w:sz w:val="18"/>
                <w:szCs w:val="18"/>
              </w:rPr>
            </m:ctrlPr>
          </m:dPr>
          <m:e>
            <m:r>
              <w:rPr>
                <w:rFonts w:ascii="Cambria Math" w:hAnsi="Cambria Math"/>
                <w:sz w:val="18"/>
                <w:szCs w:val="18"/>
              </w:rPr>
              <m:t>EI</m:t>
            </m:r>
            <m:d>
              <m:dPr>
                <m:ctrlPr>
                  <w:rPr>
                    <w:rFonts w:ascii="Cambria Math" w:hAnsi="Cambria Math"/>
                    <w:sz w:val="18"/>
                    <w:szCs w:val="18"/>
                  </w:rPr>
                </m:ctrlPr>
              </m:dPr>
              <m:e>
                <m:r>
                  <w:rPr>
                    <w:rFonts w:ascii="Cambria Math" w:hAnsi="Cambria Math"/>
                    <w:sz w:val="18"/>
                    <w:szCs w:val="18"/>
                  </w:rPr>
                  <m:t>x</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x</m:t>
                    </m:r>
                  </m:e>
                  <m:sup>
                    <m:r>
                      <w:rPr>
                        <w:rFonts w:ascii="Cambria Math" w:hAnsi="Cambria Math"/>
                        <w:sz w:val="18"/>
                        <w:szCs w:val="18"/>
                      </w:rPr>
                      <m:t>2</m:t>
                    </m:r>
                  </m:sup>
                </m:sSup>
              </m:den>
            </m:f>
          </m:e>
        </m:d>
        <m:r>
          <w:rPr>
            <w:rFonts w:ascii="Cambria Math" w:hAnsi="Cambria Math"/>
            <w:sz w:val="18"/>
            <w:szCs w:val="18"/>
          </w:rPr>
          <m:t>+ρA</m:t>
        </m:r>
        <m:d>
          <m:dPr>
            <m:ctrlPr>
              <w:rPr>
                <w:rFonts w:ascii="Cambria Math" w:hAnsi="Cambria Math"/>
                <w:sz w:val="18"/>
                <w:szCs w:val="18"/>
              </w:rPr>
            </m:ctrlPr>
          </m:dPr>
          <m:e>
            <m:r>
              <w:rPr>
                <w:rFonts w:ascii="Cambria Math" w:hAnsi="Cambria Math"/>
                <w:sz w:val="18"/>
                <w:szCs w:val="18"/>
              </w:rPr>
              <m:t>x</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t</m:t>
                </m:r>
              </m:e>
              <m:sup>
                <m:r>
                  <w:rPr>
                    <w:rFonts w:ascii="Cambria Math" w:hAnsi="Cambria Math"/>
                    <w:sz w:val="18"/>
                    <w:szCs w:val="18"/>
                  </w:rPr>
                  <m:t>2</m:t>
                </m:r>
              </m:sup>
            </m:sSup>
          </m:den>
        </m:f>
        <m:r>
          <w:rPr>
            <w:rFonts w:ascii="Cambria Math" w:hAnsi="Cambria Math"/>
            <w:sz w:val="18"/>
            <w:szCs w:val="18"/>
          </w:rPr>
          <m:t>=0</m:t>
        </m:r>
      </m:oMath>
      <w:r w:rsidR="007C17EA" w:rsidRPr="00AC5415">
        <w:rPr>
          <w:rFonts w:ascii="Times New Roman" w:hAnsi="Times New Roman" w:cs="Times New Roman"/>
          <w:sz w:val="14"/>
          <w:szCs w:val="14"/>
        </w:rPr>
        <w:t xml:space="preserve"> </w:t>
      </w:r>
      <w:r w:rsidR="007C17EA">
        <w:rPr>
          <w:rFonts w:ascii="Times New Roman" w:hAnsi="Times New Roman" w:cs="Times New Roman"/>
          <w:sz w:val="20"/>
          <w:szCs w:val="20"/>
        </w:rPr>
        <w:t>---- (1)</w:t>
      </w:r>
    </w:p>
    <w:p w14:paraId="5AFEEB14"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where, y(x, t) is deflection at position x in yz-plane perpendicular to flexural axis at time t, E is the Young’s modulus of the material, I(x) is the moment of inertia about flexural axis at position x, R is the density of the material and A(x) is the area of cross section at position x.</w:t>
      </w:r>
    </w:p>
    <w:p w14:paraId="008D4333" w14:textId="04C0C268"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Since variable separa</w:t>
      </w:r>
      <w:ins w:id="3" w:author="asim.tewari" w:date="2019-08-01T13:24:00Z">
        <w:r w:rsidR="004959FE">
          <w:rPr>
            <w:rFonts w:ascii="Times New Roman" w:hAnsi="Times New Roman" w:cs="Times New Roman"/>
            <w:sz w:val="20"/>
            <w:szCs w:val="20"/>
          </w:rPr>
          <w:t>tion</w:t>
        </w:r>
      </w:ins>
      <w:del w:id="4" w:author="asim.tewari" w:date="2019-08-01T13:24:00Z">
        <w:r w:rsidDel="004959FE">
          <w:rPr>
            <w:rFonts w:ascii="Times New Roman" w:hAnsi="Times New Roman" w:cs="Times New Roman"/>
            <w:sz w:val="20"/>
            <w:szCs w:val="20"/>
          </w:rPr>
          <w:delText>ble</w:delText>
        </w:r>
      </w:del>
      <w:r>
        <w:rPr>
          <w:rFonts w:ascii="Times New Roman" w:hAnsi="Times New Roman" w:cs="Times New Roman"/>
          <w:sz w:val="20"/>
          <w:szCs w:val="20"/>
        </w:rPr>
        <w:t xml:space="preserve"> is applicable here, therefore, we can assume solution in the following form,</w:t>
      </w:r>
    </w:p>
    <w:p w14:paraId="4657A257" w14:textId="77777777" w:rsidR="00EE1DBA" w:rsidRDefault="007C17EA">
      <w:pPr>
        <w:pStyle w:val="Standard"/>
        <w:jc w:val="center"/>
        <w:rPr>
          <w:rFonts w:ascii="Times New Roman" w:hAnsi="Times New Roman" w:cs="Times New Roman"/>
          <w:sz w:val="20"/>
          <w:szCs w:val="20"/>
        </w:rPr>
      </w:pPr>
      <m:oMath>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x</m:t>
            </m:r>
          </m:e>
        </m:d>
        <m:sSup>
          <m:sSupPr>
            <m:ctrlPr>
              <w:rPr>
                <w:rFonts w:ascii="Cambria Math" w:hAnsi="Cambria Math"/>
                <w:sz w:val="18"/>
                <w:szCs w:val="18"/>
              </w:rPr>
            </m:ctrlPr>
          </m:sSupPr>
          <m:e>
            <m:r>
              <w:rPr>
                <w:rFonts w:ascii="Cambria Math" w:hAnsi="Cambria Math"/>
                <w:sz w:val="18"/>
                <w:szCs w:val="18"/>
              </w:rPr>
              <m:t>e</m:t>
            </m:r>
          </m:e>
          <m:sup>
            <m:r>
              <w:rPr>
                <w:rFonts w:ascii="Cambria Math" w:hAnsi="Cambria Math"/>
                <w:sz w:val="18"/>
                <w:szCs w:val="18"/>
              </w:rPr>
              <m:t>iωt</m:t>
            </m:r>
          </m:sup>
        </m:sSup>
      </m:oMath>
      <w:r w:rsidRPr="00AC5415">
        <w:rPr>
          <w:rFonts w:ascii="Times New Roman" w:hAnsi="Times New Roman" w:cs="Times New Roman"/>
          <w:sz w:val="16"/>
          <w:szCs w:val="16"/>
        </w:rPr>
        <w:t xml:space="preserve"> </w:t>
      </w:r>
      <w:r>
        <w:rPr>
          <w:rFonts w:ascii="Times New Roman" w:hAnsi="Times New Roman" w:cs="Times New Roman"/>
          <w:sz w:val="20"/>
          <w:szCs w:val="20"/>
        </w:rPr>
        <w:t>----(2)</w:t>
      </w:r>
    </w:p>
    <w:p w14:paraId="2AFBC0E5" w14:textId="77777777"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General solution for</w:t>
      </w:r>
      <m:oMath>
        <m:r>
          <w:rPr>
            <w:rFonts w:ascii="Cambria Math" w:hAnsi="Cambria Math"/>
          </w:rPr>
          <m:t>W</m:t>
        </m:r>
        <m:d>
          <m:dPr>
            <m:ctrlPr>
              <w:rPr>
                <w:rFonts w:ascii="Cambria Math" w:hAnsi="Cambria Math"/>
              </w:rPr>
            </m:ctrlPr>
          </m:dPr>
          <m:e>
            <m:r>
              <w:rPr>
                <w:rFonts w:ascii="Cambria Math" w:hAnsi="Cambria Math"/>
              </w:rPr>
              <m:t>x</m:t>
            </m:r>
          </m:e>
        </m:d>
      </m:oMath>
      <w:r>
        <w:rPr>
          <w:rFonts w:ascii="Times New Roman" w:hAnsi="Times New Roman" w:cs="Times New Roman"/>
          <w:sz w:val="20"/>
          <w:szCs w:val="20"/>
        </w:rPr>
        <w:t xml:space="preserve"> can be given as,</w:t>
      </w:r>
    </w:p>
    <w:p w14:paraId="1723D59B" w14:textId="77777777" w:rsidR="00EE1DBA" w:rsidRDefault="007C17EA">
      <w:pPr>
        <w:pStyle w:val="Standard"/>
        <w:rPr>
          <w:rFonts w:ascii="Times New Roman" w:hAnsi="Times New Roman" w:cs="Times New Roman"/>
          <w:sz w:val="20"/>
          <w:szCs w:val="20"/>
        </w:rPr>
      </w:pPr>
      <m:oMath>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r>
          <w:rPr>
            <w:rFonts w:ascii="Cambria Math" w:hAnsi="Cambria Math"/>
            <w:sz w:val="18"/>
            <w:szCs w:val="18"/>
          </w:rPr>
          <m:t>=</m:t>
        </m:r>
        <m:sSup>
          <m:sSupPr>
            <m:ctrlPr>
              <w:rPr>
                <w:rFonts w:ascii="Cambria Math" w:hAnsi="Cambria Math"/>
                <w:sz w:val="18"/>
                <w:szCs w:val="18"/>
              </w:rPr>
            </m:ctrlPr>
          </m:sSupPr>
          <m:e>
            <m:d>
              <m:dPr>
                <m:ctrlPr>
                  <w:rPr>
                    <w:rFonts w:ascii="Cambria Math" w:hAnsi="Cambria Math"/>
                    <w:sz w:val="18"/>
                    <w:szCs w:val="18"/>
                  </w:rPr>
                </m:ctrlPr>
              </m:dPr>
              <m:e>
                <m:r>
                  <w:rPr>
                    <w:rFonts w:ascii="Cambria Math" w:hAnsi="Cambria Math"/>
                    <w:sz w:val="18"/>
                    <w:szCs w:val="18"/>
                  </w:rPr>
                  <m:t>Lδ</m:t>
                </m:r>
              </m:e>
            </m:d>
          </m:e>
          <m:sup>
            <m:f>
              <m:fPr>
                <m:type m:val="lin"/>
                <m:ctrlPr>
                  <w:rPr>
                    <w:rFonts w:ascii="Cambria Math" w:hAnsi="Cambria Math"/>
                    <w:sz w:val="18"/>
                    <w:szCs w:val="18"/>
                  </w:rPr>
                </m:ctrlPr>
              </m:fPr>
              <m:num>
                <m:r>
                  <w:rPr>
                    <w:rFonts w:ascii="Cambria Math" w:hAnsi="Cambria Math"/>
                    <w:sz w:val="18"/>
                    <w:szCs w:val="18"/>
                  </w:rPr>
                  <m:t>-η</m:t>
                </m:r>
              </m:num>
              <m:den>
                <m:r>
                  <w:rPr>
                    <w:rFonts w:ascii="Cambria Math" w:hAnsi="Cambria Math"/>
                    <w:sz w:val="18"/>
                    <w:szCs w:val="18"/>
                  </w:rPr>
                  <m:t>2</m:t>
                </m:r>
              </m:den>
            </m:f>
          </m:sup>
        </m:sSup>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e>
        </m:d>
      </m:oMath>
      <w:r>
        <w:rPr>
          <w:rFonts w:ascii="Times New Roman" w:hAnsi="Times New Roman" w:cs="Times New Roman"/>
          <w:sz w:val="18"/>
          <w:szCs w:val="18"/>
        </w:rPr>
        <w:t>----</w:t>
      </w:r>
      <w:r>
        <w:rPr>
          <w:rFonts w:ascii="Times New Roman" w:hAnsi="Times New Roman" w:cs="Times New Roman"/>
          <w:sz w:val="20"/>
          <w:szCs w:val="20"/>
        </w:rPr>
        <w:t>(3)</w:t>
      </w:r>
    </w:p>
    <w:p w14:paraId="54C64890"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where, J</w:t>
      </w:r>
      <w:r>
        <w:rPr>
          <w:rFonts w:ascii="Times New Roman" w:hAnsi="Times New Roman" w:cs="Times New Roman"/>
          <w:sz w:val="20"/>
          <w:szCs w:val="20"/>
          <w:vertAlign w:val="subscript"/>
        </w:rPr>
        <w:t>η</w:t>
      </w:r>
      <w:r>
        <w:rPr>
          <w:rFonts w:ascii="Times New Roman" w:hAnsi="Times New Roman" w:cs="Times New Roman"/>
          <w:sz w:val="20"/>
          <w:szCs w:val="20"/>
        </w:rPr>
        <w:t xml:space="preserve"> and Y</w:t>
      </w:r>
      <w:r>
        <w:rPr>
          <w:rFonts w:ascii="Times New Roman" w:hAnsi="Times New Roman" w:cs="Times New Roman"/>
          <w:sz w:val="20"/>
          <w:szCs w:val="20"/>
          <w:vertAlign w:val="subscript"/>
        </w:rPr>
        <w:t>η</w:t>
      </w:r>
      <w:r>
        <w:rPr>
          <w:rFonts w:ascii="Times New Roman" w:hAnsi="Times New Roman" w:cs="Times New Roman"/>
          <w:sz w:val="20"/>
          <w:szCs w:val="20"/>
        </w:rPr>
        <w:t xml:space="preserve"> are η</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order Bessel Functions of first and second kind, respectively. I</w:t>
      </w:r>
      <w:r>
        <w:rPr>
          <w:rFonts w:ascii="Times New Roman" w:hAnsi="Times New Roman" w:cs="Times New Roman"/>
          <w:sz w:val="20"/>
          <w:szCs w:val="20"/>
          <w:vertAlign w:val="subscript"/>
        </w:rPr>
        <w:t xml:space="preserve">η </w:t>
      </w:r>
      <w:r>
        <w:rPr>
          <w:rFonts w:ascii="Times New Roman" w:hAnsi="Times New Roman" w:cs="Times New Roman"/>
          <w:sz w:val="20"/>
          <w:szCs w:val="20"/>
        </w:rPr>
        <w:t>and K</w:t>
      </w:r>
      <w:r>
        <w:rPr>
          <w:rFonts w:ascii="Times New Roman" w:hAnsi="Times New Roman" w:cs="Times New Roman"/>
          <w:sz w:val="20"/>
          <w:szCs w:val="20"/>
          <w:vertAlign w:val="subscript"/>
        </w:rPr>
        <w:t>η</w:t>
      </w:r>
      <w:r>
        <w:rPr>
          <w:rFonts w:ascii="Times New Roman" w:hAnsi="Times New Roman" w:cs="Times New Roman"/>
          <w:sz w:val="20"/>
          <w:szCs w:val="20"/>
        </w:rPr>
        <w:t xml:space="preserve"> are modified η</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order Bessel Function of first and second kind, respectively.</w:t>
      </w:r>
    </w:p>
    <w:p w14:paraId="55DAB16D" w14:textId="77777777" w:rsidR="00EE1DBA" w:rsidRPr="00AC5415" w:rsidRDefault="007C17EA">
      <w:pPr>
        <w:pStyle w:val="Standard"/>
        <w:rPr>
          <w:rFonts w:ascii="Cambria Math" w:hAnsi="Cambria Math" w:cs="Times New Roman"/>
          <w:sz w:val="18"/>
          <w:szCs w:val="18"/>
        </w:rPr>
      </w:pPr>
      <w:r>
        <w:rPr>
          <w:rFonts w:ascii="Times New Roman" w:hAnsi="Times New Roman" w:cs="Times New Roman"/>
          <w:sz w:val="20"/>
          <w:szCs w:val="20"/>
        </w:rPr>
        <w:tab/>
      </w:r>
      <w:r>
        <w:rPr>
          <w:rFonts w:asciiTheme="majorHAnsi" w:hAnsiTheme="majorHAnsi" w:cs="Times New Roman"/>
          <w:sz w:val="18"/>
          <w:szCs w:val="18"/>
        </w:rPr>
        <w:t xml:space="preserve">    </w:t>
      </w:r>
      <w:r>
        <w:rPr>
          <w:rFonts w:ascii="Cambria Math" w:hAnsi="Cambria Math" w:cs="Times New Roman"/>
          <w:sz w:val="18"/>
          <w:szCs w:val="18"/>
        </w:rPr>
        <w:t xml:space="preserve"> </w:t>
      </w:r>
      <w:r w:rsidRPr="00AC5415">
        <w:rPr>
          <w:rFonts w:ascii="Cambria Math" w:hAnsi="Cambria Math" w:cs="Times New Roman"/>
          <w:sz w:val="18"/>
          <w:szCs w:val="18"/>
        </w:rPr>
        <w:t xml:space="preserve"> </w:t>
      </w:r>
      <m:oMath>
        <m:r>
          <w:rPr>
            <w:rFonts w:ascii="Cambria Math" w:hAnsi="Cambria Math"/>
            <w:sz w:val="18"/>
            <w:szCs w:val="18"/>
          </w:rPr>
          <m:t>z=2β</m:t>
        </m:r>
        <m:sSup>
          <m:sSupPr>
            <m:ctrlPr>
              <w:rPr>
                <w:rFonts w:ascii="Cambria Math" w:hAnsi="Cambria Math"/>
                <w:sz w:val="18"/>
                <w:szCs w:val="18"/>
              </w:rPr>
            </m:ctrlPr>
          </m:sSupPr>
          <m:e>
            <m:r>
              <w:rPr>
                <w:rFonts w:ascii="Cambria Math" w:hAnsi="Cambria Math"/>
                <w:sz w:val="18"/>
                <w:szCs w:val="18"/>
              </w:rPr>
              <m:t>δ</m:t>
            </m:r>
          </m:e>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p>
      </m:oMath>
      <w:r w:rsidRPr="00AC5415">
        <w:rPr>
          <w:rFonts w:ascii="Cambria Math" w:hAnsi="Cambria Math" w:cs="Times New Roman"/>
          <w:sz w:val="18"/>
          <w:szCs w:val="18"/>
        </w:rPr>
        <w:t xml:space="preserve">,  </w:t>
      </w:r>
      <m:oMath>
        <m:r>
          <w:rPr>
            <w:rFonts w:ascii="Cambria Math" w:hAnsi="Cambria Math"/>
            <w:sz w:val="18"/>
            <w:szCs w:val="18"/>
          </w:rPr>
          <m:t>β=</m:t>
        </m:r>
        <m:sSup>
          <m:sSupPr>
            <m:ctrlPr>
              <w:rPr>
                <w:rFonts w:ascii="Cambria Math" w:hAnsi="Cambria Math"/>
                <w:sz w:val="18"/>
                <w:szCs w:val="18"/>
              </w:rPr>
            </m:ctrlPr>
          </m:sSupPr>
          <m:e>
            <m:r>
              <w:rPr>
                <w:rFonts w:ascii="Cambria Math" w:hAnsi="Cambria Math"/>
                <w:sz w:val="18"/>
                <w:szCs w:val="18"/>
              </w:rPr>
              <m:t>ω</m:t>
            </m:r>
          </m:e>
          <m:sup>
            <m:r>
              <w:rPr>
                <w:rFonts w:ascii="Cambria Math" w:hAnsi="Cambria Math"/>
                <w:sz w:val="18"/>
                <w:szCs w:val="18"/>
              </w:rPr>
              <m:t>2</m:t>
            </m:r>
          </m:sup>
        </m:sSup>
        <m:sSup>
          <m:sSupPr>
            <m:ctrlPr>
              <w:rPr>
                <w:rFonts w:ascii="Cambria Math" w:hAnsi="Cambria Math"/>
                <w:sz w:val="18"/>
                <w:szCs w:val="18"/>
              </w:rPr>
            </m:ctrlPr>
          </m:sSupPr>
          <m:e>
            <m:r>
              <w:rPr>
                <w:rFonts w:ascii="Cambria Math" w:hAnsi="Cambria Math"/>
                <w:sz w:val="18"/>
                <w:szCs w:val="18"/>
              </w:rPr>
              <m:t>L</m:t>
            </m:r>
          </m:e>
          <m:sup>
            <m:r>
              <w:rPr>
                <w:rFonts w:ascii="Cambria Math" w:hAnsi="Cambria Math"/>
                <w:sz w:val="18"/>
                <w:szCs w:val="18"/>
              </w:rPr>
              <m:t>4</m:t>
            </m:r>
          </m:sup>
        </m:sSup>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ρ</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C</m:t>
                    </m:r>
                  </m:sub>
                </m:sSub>
              </m:num>
              <m:den>
                <m:sSub>
                  <m:sSubPr>
                    <m:ctrlPr>
                      <w:rPr>
                        <w:rFonts w:ascii="Cambria Math" w:hAnsi="Cambria Math"/>
                        <w:sz w:val="18"/>
                        <w:szCs w:val="18"/>
                      </w:rPr>
                    </m:ctrlPr>
                  </m:sSubPr>
                  <m:e>
                    <m:r>
                      <w:rPr>
                        <w:rFonts w:ascii="Cambria Math" w:hAnsi="Cambria Math"/>
                        <w:sz w:val="18"/>
                        <w:szCs w:val="18"/>
                      </w:rPr>
                      <m:t>EI</m:t>
                    </m:r>
                  </m:e>
                  <m:sub>
                    <m:r>
                      <w:rPr>
                        <w:rFonts w:ascii="Cambria Math" w:hAnsi="Cambria Math"/>
                        <w:sz w:val="18"/>
                        <w:szCs w:val="18"/>
                      </w:rPr>
                      <m:t>C</m:t>
                    </m:r>
                  </m:sub>
                </m:sSub>
              </m:den>
            </m:f>
          </m:e>
        </m:d>
      </m:oMath>
      <w:r w:rsidRPr="00AC5415">
        <w:rPr>
          <w:rFonts w:ascii="Cambria Math" w:hAnsi="Cambria Math" w:cs="Times New Roman"/>
          <w:sz w:val="18"/>
          <w:szCs w:val="18"/>
        </w:rPr>
        <w:t xml:space="preserve">,  </w:t>
      </w:r>
      <m:oMath>
        <m:r>
          <w:rPr>
            <w:rFonts w:ascii="Cambria Math" w:hAnsi="Cambria Math"/>
            <w:sz w:val="18"/>
            <w:szCs w:val="18"/>
          </w:rPr>
          <m:t>δ=</m:t>
        </m:r>
        <m:f>
          <m:fPr>
            <m:ctrlPr>
              <w:rPr>
                <w:rFonts w:ascii="Cambria Math" w:hAnsi="Cambria Math"/>
                <w:sz w:val="18"/>
                <w:szCs w:val="18"/>
              </w:rPr>
            </m:ctrlPr>
          </m:fPr>
          <m:num>
            <m:r>
              <w:rPr>
                <w:rFonts w:ascii="Cambria Math" w:hAnsi="Cambria Math"/>
                <w:sz w:val="18"/>
                <w:szCs w:val="18"/>
              </w:rPr>
              <m:t>x</m:t>
            </m:r>
          </m:num>
          <m:den>
            <m:r>
              <w:rPr>
                <w:rFonts w:ascii="Cambria Math" w:hAnsi="Cambria Math"/>
                <w:sz w:val="18"/>
                <w:szCs w:val="18"/>
              </w:rPr>
              <m:t>L</m:t>
            </m:r>
          </m:den>
        </m:f>
      </m:oMath>
    </w:p>
    <w:p w14:paraId="41D578C4" w14:textId="77777777"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Applying Boundary conditions on equation (2),</w:t>
      </w:r>
    </w:p>
    <w:p w14:paraId="3586CCB3" w14:textId="77777777" w:rsidR="00EE1DBA" w:rsidRPr="00AC5415" w:rsidRDefault="004959FE">
      <w:pPr>
        <w:pStyle w:val="Standard"/>
        <w:rPr>
          <w:rFonts w:ascii="Times New Roman" w:hAnsi="Times New Roman" w:cs="Times New Roman"/>
          <w:sz w:val="14"/>
          <w:szCs w:val="14"/>
        </w:rPr>
      </w:pPr>
      <m:oMathPara>
        <m:oMath>
          <m:f>
            <m:fPr>
              <m:ctrlPr>
                <w:rPr>
                  <w:rFonts w:ascii="Cambria Math" w:hAnsi="Cambria Math"/>
                  <w:sz w:val="18"/>
                  <w:szCs w:val="18"/>
                </w:rPr>
              </m:ctrlPr>
            </m:fPr>
            <m:num>
              <m:r>
                <w:rPr>
                  <w:rFonts w:ascii="Cambria Math" w:hAnsi="Cambria Math"/>
                  <w:sz w:val="18"/>
                  <w:szCs w:val="18"/>
                </w:rPr>
                <m:t>∂</m:t>
              </m:r>
            </m:num>
            <m:den>
              <m:r>
                <w:rPr>
                  <w:rFonts w:ascii="Cambria Math" w:hAnsi="Cambria Math"/>
                  <w:sz w:val="18"/>
                  <w:szCs w:val="18"/>
                </w:rPr>
                <m:t>∂δ</m:t>
              </m:r>
            </m:den>
          </m:f>
          <m:d>
            <m:dPr>
              <m:ctrlPr>
                <w:rPr>
                  <w:rFonts w:ascii="Cambria Math" w:hAnsi="Cambria Math"/>
                  <w:sz w:val="18"/>
                  <w:szCs w:val="18"/>
                </w:rPr>
              </m:ctrlPr>
            </m:dPr>
            <m:e>
              <m:r>
                <w:rPr>
                  <w:rFonts w:ascii="Cambria Math" w:hAnsi="Cambria Math"/>
                  <w:sz w:val="18"/>
                  <w:szCs w:val="18"/>
                </w:rPr>
                <m:t>EI</m:t>
              </m:r>
              <m:d>
                <m:dPr>
                  <m:ctrlPr>
                    <w:rPr>
                      <w:rFonts w:ascii="Cambria Math" w:hAnsi="Cambria Math"/>
                      <w:sz w:val="18"/>
                      <w:szCs w:val="18"/>
                    </w:rPr>
                  </m:ctrlPr>
                </m:dPr>
                <m:e>
                  <m:r>
                    <w:rPr>
                      <w:rFonts w:ascii="Cambria Math" w:hAnsi="Cambria Math"/>
                      <w:sz w:val="18"/>
                      <w:szCs w:val="18"/>
                    </w:rPr>
                    <m:t>δ</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2</m:t>
                      </m:r>
                    </m:sup>
                  </m:sSup>
                </m:den>
              </m:f>
            </m:e>
          </m:d>
          <m:r>
            <w:rPr>
              <w:rFonts w:ascii="Cambria Math" w:hAnsi="Cambria Math"/>
              <w:sz w:val="18"/>
              <w:szCs w:val="18"/>
            </w:rPr>
            <m:t>=</m:t>
          </m:r>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2</m:t>
                  </m:r>
                </m:sup>
              </m:sSup>
            </m:den>
          </m:f>
          <m:r>
            <w:rPr>
              <w:rFonts w:ascii="Cambria Math" w:hAnsi="Cambria Math"/>
              <w:sz w:val="18"/>
              <w:szCs w:val="18"/>
            </w:rPr>
            <m:t>=0,atδ=</m:t>
          </m:r>
          <m:sSub>
            <m:sSubPr>
              <m:ctrlPr>
                <w:rPr>
                  <w:rFonts w:ascii="Cambria Math" w:hAnsi="Cambria Math"/>
                  <w:sz w:val="18"/>
                  <w:szCs w:val="18"/>
                </w:rPr>
              </m:ctrlPr>
            </m:sSubPr>
            <m:e>
              <m:r>
                <w:rPr>
                  <w:rFonts w:ascii="Cambria Math" w:hAnsi="Cambria Math"/>
                  <w:sz w:val="18"/>
                  <w:szCs w:val="18"/>
                </w:rPr>
                <m:t>δ</m:t>
              </m:r>
            </m:e>
            <m:sub>
              <m:r>
                <w:rPr>
                  <w:rFonts w:ascii="Cambria Math" w:hAnsi="Cambria Math"/>
                  <w:sz w:val="18"/>
                  <w:szCs w:val="18"/>
                </w:rPr>
                <m:t>0</m:t>
              </m:r>
            </m:sub>
          </m:sSub>
        </m:oMath>
      </m:oMathPara>
    </w:p>
    <w:p w14:paraId="0F67AC2C" w14:textId="77777777" w:rsidR="00EE1DBA" w:rsidRPr="00AC5415" w:rsidRDefault="007C17EA">
      <w:pPr>
        <w:pStyle w:val="Standard"/>
        <w:rPr>
          <w:rFonts w:ascii="Times New Roman" w:hAnsi="Times New Roman" w:cs="Times New Roman"/>
          <w:sz w:val="14"/>
          <w:szCs w:val="14"/>
        </w:rPr>
      </w:pPr>
      <m:oMathPara>
        <m:oMath>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r>
            <w:rPr>
              <w:rFonts w:ascii="Cambria Math" w:hAnsi="Cambria Math"/>
              <w:sz w:val="18"/>
              <w:szCs w:val="18"/>
            </w:rPr>
            <m:t>=</m:t>
          </m:r>
          <m:f>
            <m:fPr>
              <m:ctrlPr>
                <w:rPr>
                  <w:rFonts w:ascii="Cambria Math" w:hAnsi="Cambria Math"/>
                  <w:sz w:val="18"/>
                  <w:szCs w:val="18"/>
                </w:rPr>
              </m:ctrlPr>
            </m:fPr>
            <m:num>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∂δ</m:t>
              </m:r>
            </m:den>
          </m:f>
          <m:r>
            <w:rPr>
              <w:rFonts w:ascii="Cambria Math" w:hAnsi="Cambria Math"/>
              <w:sz w:val="18"/>
              <w:szCs w:val="18"/>
            </w:rPr>
            <m:t>=0,atδ=</m:t>
          </m:r>
          <m:sSub>
            <m:sSubPr>
              <m:ctrlPr>
                <w:rPr>
                  <w:rFonts w:ascii="Cambria Math" w:hAnsi="Cambria Math"/>
                  <w:sz w:val="18"/>
                  <w:szCs w:val="18"/>
                </w:rPr>
              </m:ctrlPr>
            </m:sSubPr>
            <m:e>
              <m:r>
                <w:rPr>
                  <w:rFonts w:ascii="Cambria Math" w:hAnsi="Cambria Math"/>
                  <w:sz w:val="18"/>
                  <w:szCs w:val="18"/>
                </w:rPr>
                <m:t>δ</m:t>
              </m:r>
            </m:e>
            <m:sub>
              <m:r>
                <w:rPr>
                  <w:rFonts w:ascii="Cambria Math" w:hAnsi="Cambria Math"/>
                  <w:sz w:val="18"/>
                  <w:szCs w:val="18"/>
                </w:rPr>
                <m:t>1</m:t>
              </m:r>
            </m:sub>
          </m:sSub>
          <m:r>
            <w:rPr>
              <w:rFonts w:ascii="Cambria Math" w:hAnsi="Cambria Math"/>
              <w:sz w:val="18"/>
              <w:szCs w:val="18"/>
            </w:rPr>
            <m:t>=1</m:t>
          </m:r>
        </m:oMath>
      </m:oMathPara>
    </w:p>
    <w:p w14:paraId="1744CFDB"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After applying boundary conditions following set of linear equations obtained,</w:t>
      </w:r>
    </w:p>
    <w:p w14:paraId="45E6BD0E" w14:textId="77777777" w:rsidR="00EE1DBA" w:rsidRPr="00AC5415" w:rsidRDefault="004959FE">
      <w:pPr>
        <w:pStyle w:val="Standard"/>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3</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3</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3</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3</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=0</m:t>
          </m:r>
        </m:oMath>
      </m:oMathPara>
    </w:p>
    <w:p w14:paraId="3FEF9A47" w14:textId="77777777" w:rsidR="00EE1DBA" w:rsidRPr="00AC5415" w:rsidRDefault="004959FE">
      <w:pPr>
        <w:pStyle w:val="Standard"/>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4</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4</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4</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4</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=0</m:t>
          </m:r>
        </m:oMath>
      </m:oMathPara>
    </w:p>
    <w:p w14:paraId="65FE679D" w14:textId="77777777" w:rsidR="00EE1DBA" w:rsidRPr="00AC5415" w:rsidRDefault="004959FE">
      <w:pPr>
        <w:pStyle w:val="Standard"/>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=0</m:t>
          </m:r>
        </m:oMath>
      </m:oMathPara>
    </w:p>
    <w:p w14:paraId="6BD9D95C" w14:textId="77777777" w:rsidR="00EE1DBA" w:rsidRPr="00AC5415" w:rsidRDefault="004959FE">
      <w:pPr>
        <w:pStyle w:val="Standard"/>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3</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3</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3</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3</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=0</m:t>
          </m:r>
        </m:oMath>
      </m:oMathPara>
    </w:p>
    <w:p w14:paraId="1F748AC5" w14:textId="6E5628A4" w:rsidR="00EE1DBA" w:rsidRDefault="007C17EA">
      <w:pPr>
        <w:pStyle w:val="Standard"/>
        <w:rPr>
          <w:rFonts w:ascii="Times New Roman" w:hAnsi="Times New Roman" w:cs="Times New Roman"/>
          <w:sz w:val="18"/>
          <w:szCs w:val="18"/>
        </w:rPr>
      </w:pPr>
      <w:r>
        <w:rPr>
          <w:rFonts w:ascii="Times New Roman" w:hAnsi="Times New Roman" w:cs="Times New Roman"/>
          <w:sz w:val="20"/>
          <w:szCs w:val="20"/>
        </w:rPr>
        <w:t>where,</w:t>
      </w:r>
      <w:r w:rsidRPr="00AC5415">
        <w:rPr>
          <w:rFonts w:ascii="Times New Roman" w:hAnsi="Times New Roman" w:cs="Times New Roman"/>
          <w:sz w:val="18"/>
          <w:szCs w:val="18"/>
        </w:rPr>
        <w:t xml:space="preserve"> </w:t>
      </w:r>
      <m:oMath>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r>
          <w:rPr>
            <w:rFonts w:ascii="Cambria Math" w:hAnsi="Cambria Math"/>
            <w:sz w:val="18"/>
            <w:szCs w:val="18"/>
          </w:rPr>
          <m:t>=2β</m:t>
        </m:r>
        <m:sSubSup>
          <m:sSubSupPr>
            <m:ctrlPr>
              <w:rPr>
                <w:rFonts w:ascii="Cambria Math" w:hAnsi="Cambria Math"/>
                <w:sz w:val="18"/>
                <w:szCs w:val="18"/>
              </w:rPr>
            </m:ctrlPr>
          </m:sSubSupPr>
          <m:e>
            <m:r>
              <w:rPr>
                <w:rFonts w:ascii="Cambria Math" w:hAnsi="Cambria Math"/>
                <w:sz w:val="18"/>
                <w:szCs w:val="18"/>
              </w:rPr>
              <m:t>δ</m:t>
            </m:r>
          </m:e>
          <m:sub>
            <m:r>
              <w:rPr>
                <w:rFonts w:ascii="Cambria Math" w:hAnsi="Cambria Math"/>
                <w:sz w:val="18"/>
                <w:szCs w:val="18"/>
              </w:rPr>
              <m:t>0</m:t>
            </m:r>
          </m:sub>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bSup>
      </m:oMath>
      <w:r w:rsidRPr="00AC5415">
        <w:rPr>
          <w:rFonts w:ascii="Cambria Math" w:hAnsi="Cambria Math" w:cs="Times New Roman"/>
          <w:sz w:val="18"/>
          <w:szCs w:val="18"/>
        </w:rPr>
        <w:t>,</w:t>
      </w:r>
      <w:r w:rsidR="00AC5415">
        <w:rPr>
          <w:rFonts w:ascii="Cambria Math" w:hAnsi="Cambria Math" w:cs="Times New Roman"/>
          <w:sz w:val="18"/>
          <w:szCs w:val="18"/>
        </w:rPr>
        <w:t xml:space="preserve">  </w:t>
      </w:r>
      <w:r w:rsidRPr="00AC5415">
        <w:rPr>
          <w:rFonts w:ascii="Cambria Math" w:hAnsi="Cambria Math" w:cs="Times New Roman"/>
          <w:sz w:val="18"/>
          <w:szCs w:val="18"/>
        </w:rPr>
        <w:t xml:space="preserve"> </w:t>
      </w:r>
      <m:oMath>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r>
          <w:rPr>
            <w:rFonts w:ascii="Cambria Math" w:hAnsi="Cambria Math"/>
            <w:sz w:val="18"/>
            <w:szCs w:val="18"/>
          </w:rPr>
          <m:t>=2β</m:t>
        </m:r>
        <m:sSubSup>
          <m:sSubSupPr>
            <m:ctrlPr>
              <w:rPr>
                <w:rFonts w:ascii="Cambria Math" w:hAnsi="Cambria Math"/>
                <w:sz w:val="18"/>
                <w:szCs w:val="18"/>
              </w:rPr>
            </m:ctrlPr>
          </m:sSubSupPr>
          <m:e>
            <m:r>
              <w:rPr>
                <w:rFonts w:ascii="Cambria Math" w:hAnsi="Cambria Math"/>
                <w:sz w:val="18"/>
                <w:szCs w:val="18"/>
              </w:rPr>
              <m:t>δ</m:t>
            </m:r>
          </m:e>
          <m:sub>
            <m:r>
              <w:rPr>
                <w:rFonts w:ascii="Cambria Math" w:hAnsi="Cambria Math"/>
                <w:sz w:val="18"/>
                <w:szCs w:val="18"/>
              </w:rPr>
              <m:t>1</m:t>
            </m:r>
          </m:sub>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bSup>
        <m:r>
          <w:rPr>
            <w:rFonts w:ascii="Cambria Math" w:hAnsi="Cambria Math"/>
            <w:sz w:val="18"/>
            <w:szCs w:val="18"/>
          </w:rPr>
          <m:t>=2β</m:t>
        </m:r>
      </m:oMath>
    </w:p>
    <w:p w14:paraId="54FC7438" w14:textId="77777777"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Now, for the above linear system of equations to have non-trivial solution following condition should satisfy,</w:t>
      </w:r>
    </w:p>
    <w:p w14:paraId="74035B36" w14:textId="77777777" w:rsidR="00EE1DBA" w:rsidRPr="00AC5415" w:rsidRDefault="007C17EA">
      <w:pPr>
        <w:pStyle w:val="Standard"/>
        <w:rPr>
          <w:rFonts w:ascii="Times New Roman" w:hAnsi="Times New Roman" w:cs="Times New Roman"/>
          <w:b/>
          <w:bCs/>
          <w:sz w:val="16"/>
          <w:szCs w:val="16"/>
        </w:rPr>
      </w:pPr>
      <m:oMathPara>
        <m:oMath>
          <m:r>
            <w:rPr>
              <w:rFonts w:ascii="Cambria Math" w:hAnsi="Cambria Math"/>
              <w:sz w:val="18"/>
              <w:szCs w:val="18"/>
            </w:rPr>
            <m:t>Δ=</m:t>
          </m:r>
          <m:d>
            <m:dPr>
              <m:begChr m:val="|"/>
              <m:endChr m:val="|"/>
              <m:ctrlPr>
                <w:rPr>
                  <w:rFonts w:ascii="Cambria Math" w:hAnsi="Cambria Math"/>
                  <w:sz w:val="18"/>
                  <w:szCs w:val="18"/>
                </w:rPr>
              </m:ctrlPr>
            </m:dPr>
            <m:e>
              <m:m>
                <m:mPr>
                  <m:mcs>
                    <m:mc>
                      <m:mcPr>
                        <m:count m:val="4"/>
                        <m:mcJc m:val="center"/>
                      </m:mcPr>
                    </m:mc>
                  </m:mcs>
                  <m:ctrlPr>
                    <w:rPr>
                      <w:rFonts w:ascii="Cambria Math" w:hAnsi="Cambria Math"/>
                      <w:sz w:val="18"/>
                      <w:szCs w:val="18"/>
                    </w:rPr>
                  </m:ctrlPr>
                </m:mPr>
                <m:mr>
                  <m:e>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mr>
                <m:mr>
                  <m:e>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e>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e>
                </m:mr>
                <m:mr>
                  <m:e>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mr>
                <m:mr>
                  <m:e>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e>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e>
                </m:mr>
              </m:m>
            </m:e>
          </m:d>
          <m:r>
            <w:rPr>
              <w:rFonts w:ascii="Cambria Math" w:hAnsi="Cambria Math"/>
              <w:sz w:val="18"/>
              <w:szCs w:val="18"/>
            </w:rPr>
            <m:t>=0</m:t>
          </m:r>
        </m:oMath>
      </m:oMathPara>
    </w:p>
    <w:p w14:paraId="3FCF22C6" w14:textId="2114E660" w:rsidR="00EE1DBA" w:rsidRDefault="00AC5415">
      <w:pPr>
        <w:pStyle w:val="Standard"/>
        <w:rPr>
          <w:rFonts w:ascii="Times New Roman" w:hAnsi="Times New Roman" w:cs="Times New Roman"/>
          <w:sz w:val="20"/>
          <w:szCs w:val="20"/>
        </w:rPr>
      </w:pPr>
      <w:r>
        <w:rPr>
          <w:rFonts w:ascii="Times New Roman" w:hAnsi="Times New Roman" w:cs="Times New Roman"/>
          <w:sz w:val="20"/>
          <w:szCs w:val="20"/>
        </w:rPr>
        <w:t>After</w:t>
      </w:r>
      <w:r w:rsidR="007C17EA">
        <w:rPr>
          <w:rFonts w:ascii="Times New Roman" w:hAnsi="Times New Roman" w:cs="Times New Roman"/>
          <w:sz w:val="20"/>
          <w:szCs w:val="20"/>
        </w:rPr>
        <w:t xml:space="preserve"> solving Δ = 0, we can get values of β = β</w:t>
      </w:r>
      <w:r w:rsidR="007C17EA">
        <w:rPr>
          <w:rFonts w:ascii="Times New Roman" w:hAnsi="Times New Roman" w:cs="Times New Roman"/>
          <w:sz w:val="20"/>
          <w:szCs w:val="20"/>
          <w:vertAlign w:val="subscript"/>
        </w:rPr>
        <w:t>r</w:t>
      </w:r>
      <w:r w:rsidR="007C17EA">
        <w:rPr>
          <w:rFonts w:ascii="Times New Roman" w:hAnsi="Times New Roman" w:cs="Times New Roman"/>
          <w:sz w:val="20"/>
          <w:szCs w:val="20"/>
        </w:rPr>
        <w:t xml:space="preserve">, where, r is the mode number. From which, we can compute </w:t>
      </w:r>
      <m:oMath>
        <m:sSub>
          <m:sSubPr>
            <m:ctrlPr>
              <w:rPr>
                <w:rFonts w:ascii="Cambria Math" w:hAnsi="Cambria Math"/>
              </w:rPr>
            </m:ctrlPr>
          </m:sSubPr>
          <m:e>
            <m:r>
              <w:rPr>
                <w:rFonts w:ascii="Cambria Math" w:hAnsi="Cambria Math"/>
              </w:rPr>
              <m:t>ω</m:t>
            </m:r>
          </m:e>
          <m:sub>
            <m:r>
              <w:rPr>
                <w:rFonts w:ascii="Cambria Math" w:hAnsi="Cambria Math"/>
              </w:rPr>
              <m:t>r</m:t>
            </m:r>
          </m:sub>
        </m:sSub>
      </m:oMath>
      <w:r w:rsidR="007C17EA">
        <w:rPr>
          <w:rFonts w:ascii="Times New Roman" w:hAnsi="Times New Roman" w:cs="Times New Roman"/>
          <w:sz w:val="20"/>
          <w:szCs w:val="20"/>
          <w:vertAlign w:val="subscript"/>
        </w:rPr>
        <w:t xml:space="preserve"> </w:t>
      </w:r>
      <w:r w:rsidR="007C17EA">
        <w:rPr>
          <w:rFonts w:ascii="Times New Roman" w:hAnsi="Times New Roman" w:cs="Times New Roman"/>
          <w:sz w:val="20"/>
          <w:szCs w:val="20"/>
        </w:rPr>
        <w:t xml:space="preserve">and </w:t>
      </w:r>
      <m:oMath>
        <m:sSub>
          <m:sSubPr>
            <m:ctrlPr>
              <w:rPr>
                <w:rFonts w:ascii="Cambria Math" w:hAnsi="Cambria Math"/>
              </w:rPr>
            </m:ctrlPr>
          </m:sSubPr>
          <m:e>
            <m:r>
              <w:rPr>
                <w:rFonts w:ascii="Cambria Math" w:hAnsi="Cambria Math"/>
              </w:rPr>
              <m:t>z</m:t>
            </m:r>
          </m:e>
          <m:sub>
            <m:r>
              <w:rPr>
                <w:rFonts w:ascii="Cambria Math" w:hAnsi="Cambria Math"/>
              </w:rPr>
              <m:t>r</m:t>
            </m:r>
          </m:sub>
        </m:sSub>
      </m:oMath>
      <w:r w:rsidR="007C17EA">
        <w:rPr>
          <w:rFonts w:ascii="Times New Roman" w:hAnsi="Times New Roman" w:cs="Times New Roman"/>
          <w:sz w:val="20"/>
          <w:szCs w:val="20"/>
          <w:vertAlign w:val="subscript"/>
        </w:rPr>
        <w:t xml:space="preserve"> </w:t>
      </w:r>
      <w:r w:rsidR="007C17EA">
        <w:rPr>
          <w:rFonts w:ascii="Times New Roman" w:hAnsi="Times New Roman" w:cs="Times New Roman"/>
          <w:sz w:val="20"/>
          <w:szCs w:val="20"/>
        </w:rPr>
        <w:t>using following relation relations,</w:t>
      </w:r>
    </w:p>
    <w:p w14:paraId="0875DF06" w14:textId="77777777" w:rsidR="00EE1DBA" w:rsidRPr="00872249" w:rsidRDefault="004959FE">
      <w:pPr>
        <w:pStyle w:val="Standard"/>
        <w:jc w:val="center"/>
        <w:rPr>
          <w:rFonts w:ascii="Times New Roman" w:hAnsi="Times New Roman" w:cs="Times New Roman"/>
          <w:sz w:val="18"/>
          <w:szCs w:val="18"/>
        </w:rPr>
      </w:pPr>
      <m:oMath>
        <m:sSub>
          <m:sSubPr>
            <m:ctrlPr>
              <w:rPr>
                <w:rFonts w:ascii="Cambria Math" w:hAnsi="Cambria Math"/>
                <w:sz w:val="18"/>
                <w:szCs w:val="18"/>
              </w:rPr>
            </m:ctrlPr>
          </m:sSubPr>
          <m:e>
            <m:r>
              <w:rPr>
                <w:rFonts w:ascii="Cambria Math" w:hAnsi="Cambria Math"/>
                <w:sz w:val="18"/>
                <w:szCs w:val="18"/>
              </w:rPr>
              <m:t>ω</m:t>
            </m:r>
          </m:e>
          <m:sub>
            <m:r>
              <w:rPr>
                <w:rFonts w:ascii="Cambria Math" w:hAnsi="Cambria Math"/>
                <w:sz w:val="18"/>
                <w:szCs w:val="18"/>
              </w:rPr>
              <m:t>r</m:t>
            </m:r>
          </m:sub>
        </m:sSub>
        <m:r>
          <w:rPr>
            <w:rFonts w:ascii="Cambria Math" w:hAnsi="Cambria Math"/>
            <w:sz w:val="18"/>
            <w:szCs w:val="18"/>
          </w:rPr>
          <m:t>=</m:t>
        </m:r>
        <m:sSup>
          <m:sSupPr>
            <m:ctrlPr>
              <w:rPr>
                <w:rFonts w:ascii="Cambria Math" w:hAnsi="Cambria Math"/>
                <w:sz w:val="18"/>
                <w:szCs w:val="18"/>
              </w:rPr>
            </m:ctrlPr>
          </m:sSupPr>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r</m:t>
                        </m:r>
                      </m:sub>
                    </m:sSub>
                  </m:num>
                  <m:den>
                    <m:r>
                      <w:rPr>
                        <w:rFonts w:ascii="Cambria Math" w:hAnsi="Cambria Math"/>
                        <w:sz w:val="18"/>
                        <w:szCs w:val="18"/>
                      </w:rPr>
                      <m:t>L</m:t>
                    </m:r>
                  </m:den>
                </m:f>
              </m:e>
            </m:d>
          </m:e>
          <m:sup>
            <m:r>
              <w:rPr>
                <w:rFonts w:ascii="Cambria Math" w:hAnsi="Cambria Math"/>
                <w:sz w:val="18"/>
                <w:szCs w:val="18"/>
              </w:rPr>
              <m:t>2</m:t>
            </m:r>
          </m:sup>
        </m:sSup>
        <m:rad>
          <m:radPr>
            <m:degHide m:val="1"/>
            <m:ctrlPr>
              <w:rPr>
                <w:rFonts w:ascii="Cambria Math" w:hAnsi="Cambria Math"/>
                <w:sz w:val="18"/>
                <w:szCs w:val="18"/>
              </w:rPr>
            </m:ctrlPr>
          </m:radPr>
          <m:deg/>
          <m:e>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EI</m:t>
                    </m:r>
                  </m:e>
                  <m:sub>
                    <m:r>
                      <w:rPr>
                        <w:rFonts w:ascii="Cambria Math" w:hAnsi="Cambria Math"/>
                        <w:sz w:val="18"/>
                        <w:szCs w:val="18"/>
                      </w:rPr>
                      <m:t>C</m:t>
                    </m:r>
                  </m:sub>
                </m:sSub>
              </m:num>
              <m:den>
                <m:r>
                  <w:rPr>
                    <w:rFonts w:ascii="Cambria Math" w:hAnsi="Cambria Math"/>
                    <w:sz w:val="18"/>
                    <w:szCs w:val="18"/>
                  </w:rPr>
                  <m:t>ρ</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C</m:t>
                    </m:r>
                  </m:sub>
                </m:sSub>
              </m:den>
            </m:f>
          </m:e>
        </m:rad>
      </m:oMath>
      <w:r w:rsidR="007C17EA" w:rsidRPr="00872249">
        <w:rPr>
          <w:rFonts w:ascii="Times New Roman" w:hAnsi="Times New Roman" w:cs="Times New Roman"/>
          <w:sz w:val="18"/>
          <w:szCs w:val="18"/>
        </w:rPr>
        <w:t xml:space="preserve">,  </w:t>
      </w:r>
      <m:oMath>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r</m:t>
            </m:r>
          </m:sub>
        </m:sSub>
        <m:sSup>
          <m:sSupPr>
            <m:ctrlPr>
              <w:rPr>
                <w:rFonts w:ascii="Cambria Math" w:hAnsi="Cambria Math"/>
                <w:sz w:val="18"/>
                <w:szCs w:val="18"/>
              </w:rPr>
            </m:ctrlPr>
          </m:sSupPr>
          <m:e>
            <m:r>
              <w:rPr>
                <w:rFonts w:ascii="Cambria Math" w:hAnsi="Cambria Math"/>
                <w:sz w:val="18"/>
                <w:szCs w:val="18"/>
              </w:rPr>
              <m:t>δ</m:t>
            </m:r>
          </m:e>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p>
      </m:oMath>
    </w:p>
    <w:p w14:paraId="2CF99B88" w14:textId="77777777"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Finally, mode shapes can be return as,</w:t>
      </w:r>
    </w:p>
    <w:p w14:paraId="7ED08CA4" w14:textId="77777777" w:rsidR="00EE1DBA" w:rsidRPr="00872249" w:rsidRDefault="007C17EA">
      <w:pPr>
        <w:pStyle w:val="Standard"/>
        <w:rPr>
          <w:rFonts w:ascii="Times New Roman" w:hAnsi="Times New Roman" w:cs="Times New Roman"/>
          <w:sz w:val="14"/>
          <w:szCs w:val="14"/>
        </w:rPr>
      </w:pPr>
      <m:oMathPara>
        <m:oMath>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r>
            <w:rPr>
              <w:rFonts w:ascii="Cambria Math" w:hAnsi="Cambria Math"/>
              <w:sz w:val="18"/>
              <w:szCs w:val="18"/>
            </w:rPr>
            <m:t>=</m:t>
          </m:r>
          <m:sSup>
            <m:sSupPr>
              <m:ctrlPr>
                <w:rPr>
                  <w:rFonts w:ascii="Cambria Math" w:hAnsi="Cambria Math"/>
                  <w:sz w:val="18"/>
                  <w:szCs w:val="18"/>
                </w:rPr>
              </m:ctrlPr>
            </m:sSupPr>
            <m:e>
              <m:d>
                <m:dPr>
                  <m:ctrlPr>
                    <w:rPr>
                      <w:rFonts w:ascii="Cambria Math" w:hAnsi="Cambria Math"/>
                      <w:sz w:val="18"/>
                      <w:szCs w:val="18"/>
                    </w:rPr>
                  </m:ctrlPr>
                </m:dPr>
                <m:e>
                  <m:r>
                    <w:rPr>
                      <w:rFonts w:ascii="Cambria Math" w:hAnsi="Cambria Math"/>
                      <w:sz w:val="18"/>
                      <w:szCs w:val="18"/>
                    </w:rPr>
                    <m:t>Lδ</m:t>
                  </m:r>
                </m:e>
              </m:d>
            </m:e>
            <m:sup>
              <m:f>
                <m:fPr>
                  <m:type m:val="lin"/>
                  <m:ctrlPr>
                    <w:rPr>
                      <w:rFonts w:ascii="Cambria Math" w:hAnsi="Cambria Math"/>
                      <w:sz w:val="18"/>
                      <w:szCs w:val="18"/>
                    </w:rPr>
                  </m:ctrlPr>
                </m:fPr>
                <m:num>
                  <m:r>
                    <w:rPr>
                      <w:rFonts w:ascii="Cambria Math" w:hAnsi="Cambria Math"/>
                      <w:sz w:val="18"/>
                      <w:szCs w:val="18"/>
                    </w:rPr>
                    <m:t>-η</m:t>
                  </m:r>
                </m:num>
                <m:den>
                  <m:r>
                    <w:rPr>
                      <w:rFonts w:ascii="Cambria Math" w:hAnsi="Cambria Math"/>
                      <w:sz w:val="18"/>
                      <w:szCs w:val="18"/>
                    </w:rPr>
                    <m:t>2</m:t>
                  </m:r>
                </m:den>
              </m:f>
            </m:sup>
          </m:sSup>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e>
          </m:d>
        </m:oMath>
      </m:oMathPara>
    </w:p>
    <w:p w14:paraId="21B0606C" w14:textId="77777777" w:rsidR="00EE1DBA" w:rsidRDefault="007C17EA">
      <w:pPr>
        <w:pStyle w:val="Standard"/>
        <w:rPr>
          <w:rFonts w:ascii="Arial" w:hAnsi="Arial" w:cs="Arial"/>
          <w:sz w:val="20"/>
          <w:szCs w:val="20"/>
        </w:rPr>
      </w:pPr>
      <w:r>
        <w:rPr>
          <w:rFonts w:ascii="Arial" w:hAnsi="Arial" w:cs="Arial"/>
          <w:b/>
          <w:bCs/>
          <w:sz w:val="20"/>
          <w:szCs w:val="20"/>
        </w:rPr>
        <w:t>DEFINING INPUT AND OUTPUT VARIABLES</w:t>
      </w:r>
    </w:p>
    <w:p w14:paraId="066FD7FE"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Inputs- </w:t>
      </w:r>
      <w:r>
        <w:rPr>
          <w:rFonts w:ascii="Times New Roman" w:hAnsi="Times New Roman" w:cs="Times New Roman"/>
          <w:b/>
          <w:bCs/>
          <w:sz w:val="20"/>
          <w:szCs w:val="20"/>
        </w:rPr>
        <w:t>η,</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w:t>
      </w:r>
    </w:p>
    <w:p w14:paraId="0BBDED10"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Outputs- </w:t>
      </w:r>
      <w:r>
        <w:rPr>
          <w:rFonts w:ascii="Times New Roman" w:hAnsi="Times New Roman" w:cs="Times New Roman"/>
          <w:b/>
          <w:bCs/>
          <w:sz w:val="20"/>
          <w:szCs w:val="20"/>
        </w:rPr>
        <w:t>β</w:t>
      </w:r>
      <w:r>
        <w:rPr>
          <w:rFonts w:ascii="Times New Roman" w:hAnsi="Times New Roman" w:cs="Times New Roman"/>
          <w:b/>
          <w:bCs/>
          <w:sz w:val="20"/>
          <w:szCs w:val="20"/>
          <w:vertAlign w:val="subscript"/>
        </w:rPr>
        <w:t>1</w:t>
      </w:r>
      <w:r>
        <w:rPr>
          <w:rFonts w:ascii="Times New Roman" w:hAnsi="Times New Roman" w:cs="Times New Roman"/>
          <w:b/>
          <w:bCs/>
          <w:sz w:val="20"/>
          <w:szCs w:val="20"/>
        </w:rPr>
        <w:t>, β</w:t>
      </w:r>
      <w:r>
        <w:rPr>
          <w:rFonts w:ascii="Times New Roman" w:hAnsi="Times New Roman" w:cs="Times New Roman"/>
          <w:b/>
          <w:bCs/>
          <w:sz w:val="20"/>
          <w:szCs w:val="20"/>
          <w:vertAlign w:val="subscript"/>
        </w:rPr>
        <w:t>2</w:t>
      </w:r>
      <w:r>
        <w:rPr>
          <w:rFonts w:ascii="Times New Roman" w:hAnsi="Times New Roman" w:cs="Times New Roman"/>
          <w:b/>
          <w:bCs/>
          <w:sz w:val="20"/>
          <w:szCs w:val="20"/>
        </w:rPr>
        <w:t>, β</w:t>
      </w:r>
      <w:r>
        <w:rPr>
          <w:rFonts w:ascii="Times New Roman" w:hAnsi="Times New Roman" w:cs="Times New Roman"/>
          <w:b/>
          <w:bCs/>
          <w:sz w:val="20"/>
          <w:szCs w:val="20"/>
          <w:vertAlign w:val="subscript"/>
        </w:rPr>
        <w:t>3</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21</w:t>
      </w:r>
      <w:r>
        <w:rPr>
          <w:rFonts w:ascii="Times New Roman" w:hAnsi="Times New Roman" w:cs="Times New Roman"/>
          <w:b/>
          <w:bCs/>
          <w:sz w:val="20"/>
          <w:szCs w:val="20"/>
        </w:rPr>
        <w:t>, δ</w:t>
      </w:r>
      <w:r>
        <w:rPr>
          <w:rFonts w:ascii="Times New Roman" w:hAnsi="Times New Roman" w:cs="Times New Roman"/>
          <w:b/>
          <w:bCs/>
          <w:sz w:val="20"/>
          <w:szCs w:val="20"/>
          <w:vertAlign w:val="subscript"/>
        </w:rPr>
        <w:t>31</w:t>
      </w:r>
      <w:r>
        <w:rPr>
          <w:rFonts w:ascii="Times New Roman" w:hAnsi="Times New Roman" w:cs="Times New Roman"/>
          <w:b/>
          <w:bCs/>
          <w:sz w:val="20"/>
          <w:szCs w:val="20"/>
        </w:rPr>
        <w:t>, δ</w:t>
      </w:r>
      <w:r>
        <w:rPr>
          <w:rFonts w:ascii="Times New Roman" w:hAnsi="Times New Roman" w:cs="Times New Roman"/>
          <w:b/>
          <w:bCs/>
          <w:sz w:val="20"/>
          <w:szCs w:val="20"/>
          <w:vertAlign w:val="subscript"/>
        </w:rPr>
        <w:t>32</w:t>
      </w:r>
      <w:r>
        <w:rPr>
          <w:rFonts w:ascii="Times New Roman" w:hAnsi="Times New Roman" w:cs="Times New Roman"/>
          <w:sz w:val="20"/>
          <w:szCs w:val="20"/>
        </w:rPr>
        <w:t>.</w:t>
      </w:r>
    </w:p>
    <w:p w14:paraId="103C44B9" w14:textId="77777777" w:rsidR="00EE1DBA" w:rsidRDefault="007C17EA">
      <w:pPr>
        <w:pStyle w:val="Standard"/>
        <w:jc w:val="both"/>
        <w:rPr>
          <w:rFonts w:ascii="Times New Roman" w:hAnsi="Times New Roman" w:cs="Times New Roman"/>
          <w:sz w:val="20"/>
          <w:szCs w:val="20"/>
        </w:rPr>
      </w:pPr>
      <w:r>
        <w:rPr>
          <w:noProof/>
          <w:lang w:val="en-US"/>
        </w:rPr>
        <w:drawing>
          <wp:anchor distT="0" distB="0" distL="0" distR="0" simplePos="0" relativeHeight="3" behindDoc="0" locked="0" layoutInCell="1" allowOverlap="1" wp14:anchorId="31FA9CFB" wp14:editId="7665244B">
            <wp:simplePos x="0" y="0"/>
            <wp:positionH relativeFrom="column">
              <wp:posOffset>-635</wp:posOffset>
            </wp:positionH>
            <wp:positionV relativeFrom="paragraph">
              <wp:posOffset>978535</wp:posOffset>
            </wp:positionV>
            <wp:extent cx="3137535" cy="2128520"/>
            <wp:effectExtent l="0" t="0" r="0" b="0"/>
            <wp:wrapNone/>
            <wp:docPr id="4"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8"/>
                    <pic:cNvPicPr>
                      <a:picLocks noChangeAspect="1" noChangeArrowheads="1"/>
                    </pic:cNvPicPr>
                  </pic:nvPicPr>
                  <pic:blipFill>
                    <a:blip r:embed="rId8"/>
                    <a:stretch>
                      <a:fillRect/>
                    </a:stretch>
                  </pic:blipFill>
                  <pic:spPr bwMode="auto">
                    <a:xfrm>
                      <a:off x="0" y="0"/>
                      <a:ext cx="3137535" cy="2128520"/>
                    </a:xfrm>
                    <a:prstGeom prst="rect">
                      <a:avLst/>
                    </a:prstGeom>
                  </pic:spPr>
                </pic:pic>
              </a:graphicData>
            </a:graphic>
          </wp:anchor>
        </w:drawing>
      </w:r>
      <w:r>
        <w:rPr>
          <w:rFonts w:ascii="Times New Roman" w:hAnsi="Times New Roman" w:cs="Times New Roman"/>
          <w:sz w:val="20"/>
          <w:szCs w:val="20"/>
        </w:rPr>
        <w:t xml:space="preserve">where, </w:t>
      </w:r>
      <w:r>
        <w:rPr>
          <w:rFonts w:ascii="Times New Roman" w:hAnsi="Times New Roman" w:cs="Times New Roman"/>
          <w:b/>
          <w:bCs/>
          <w:sz w:val="20"/>
          <w:szCs w:val="20"/>
        </w:rPr>
        <w:t>η</w:t>
      </w:r>
      <w:r>
        <w:rPr>
          <w:rFonts w:ascii="Times New Roman" w:hAnsi="Times New Roman" w:cs="Times New Roman"/>
          <w:sz w:val="20"/>
          <w:szCs w:val="20"/>
        </w:rPr>
        <w:t xml:space="preserve"> is exponent defining the variation of Area of cross-section of the cantilever along x-axis and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is fraction of truncated portion of cantilever. </w:t>
      </w:r>
      <w:r>
        <w:rPr>
          <w:rFonts w:ascii="Times New Roman" w:hAnsi="Times New Roman" w:cs="Times New Roman"/>
          <w:b/>
          <w:bCs/>
          <w:sz w:val="20"/>
          <w:szCs w:val="20"/>
        </w:rPr>
        <w:t>β</w:t>
      </w:r>
      <w:r>
        <w:rPr>
          <w:rFonts w:ascii="Times New Roman" w:hAnsi="Times New Roman" w:cs="Times New Roman"/>
          <w:b/>
          <w:bCs/>
          <w:sz w:val="20"/>
          <w:szCs w:val="20"/>
          <w:vertAlign w:val="subscript"/>
        </w:rPr>
        <w:t>1</w:t>
      </w:r>
      <w:r>
        <w:rPr>
          <w:rFonts w:ascii="Times New Roman" w:hAnsi="Times New Roman" w:cs="Times New Roman"/>
          <w:sz w:val="20"/>
          <w:szCs w:val="20"/>
        </w:rPr>
        <w:t xml:space="preserve">, </w:t>
      </w:r>
      <w:r>
        <w:rPr>
          <w:rFonts w:ascii="Times New Roman" w:hAnsi="Times New Roman" w:cs="Times New Roman"/>
          <w:b/>
          <w:bCs/>
          <w:sz w:val="20"/>
          <w:szCs w:val="20"/>
        </w:rPr>
        <w:t>β</w:t>
      </w:r>
      <w:r>
        <w:rPr>
          <w:rFonts w:ascii="Times New Roman" w:hAnsi="Times New Roman" w:cs="Times New Roman"/>
          <w:b/>
          <w:bCs/>
          <w:sz w:val="20"/>
          <w:szCs w:val="20"/>
          <w:vertAlign w:val="subscript"/>
        </w:rPr>
        <w:t>2</w:t>
      </w:r>
      <w:r>
        <w:rPr>
          <w:rFonts w:ascii="Times New Roman" w:hAnsi="Times New Roman" w:cs="Times New Roman"/>
          <w:sz w:val="20"/>
          <w:szCs w:val="20"/>
        </w:rPr>
        <w:t xml:space="preserve">, </w:t>
      </w:r>
      <w:r>
        <w:rPr>
          <w:rFonts w:ascii="Times New Roman" w:hAnsi="Times New Roman" w:cs="Times New Roman"/>
          <w:b/>
          <w:bCs/>
          <w:sz w:val="20"/>
          <w:szCs w:val="20"/>
        </w:rPr>
        <w:t>β</w:t>
      </w:r>
      <w:r>
        <w:rPr>
          <w:rFonts w:ascii="Times New Roman" w:hAnsi="Times New Roman" w:cs="Times New Roman"/>
          <w:b/>
          <w:bCs/>
          <w:sz w:val="20"/>
          <w:szCs w:val="20"/>
          <w:vertAlign w:val="subscript"/>
        </w:rPr>
        <w:t>3</w:t>
      </w:r>
      <w:r>
        <w:rPr>
          <w:rFonts w:ascii="Times New Roman" w:hAnsi="Times New Roman" w:cs="Times New Roman"/>
          <w:sz w:val="20"/>
          <w:szCs w:val="20"/>
        </w:rPr>
        <w:t xml:space="preserve"> are parameters defining first three natural frequencies and </w:t>
      </w:r>
      <w:r>
        <w:rPr>
          <w:rFonts w:ascii="Times New Roman" w:hAnsi="Times New Roman" w:cs="Times New Roman"/>
          <w:b/>
          <w:bCs/>
          <w:sz w:val="20"/>
          <w:szCs w:val="20"/>
        </w:rPr>
        <w:t>δ</w:t>
      </w:r>
      <w:r>
        <w:rPr>
          <w:rFonts w:ascii="Times New Roman" w:hAnsi="Times New Roman" w:cs="Times New Roman"/>
          <w:b/>
          <w:bCs/>
          <w:sz w:val="20"/>
          <w:szCs w:val="20"/>
          <w:vertAlign w:val="subscript"/>
        </w:rPr>
        <w:t>21</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31</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32</w:t>
      </w:r>
      <w:r>
        <w:rPr>
          <w:rFonts w:ascii="Times New Roman" w:hAnsi="Times New Roman" w:cs="Times New Roman"/>
          <w:sz w:val="20"/>
          <w:szCs w:val="20"/>
        </w:rPr>
        <w:t xml:space="preserve"> are non-dimensionalized numbers defining node locations of first 3 mode shapes.</w:t>
      </w:r>
    </w:p>
    <w:p w14:paraId="732532BD" w14:textId="77777777" w:rsidR="00EE1DBA" w:rsidRDefault="00EE1DBA">
      <w:pPr>
        <w:pStyle w:val="Standard"/>
        <w:ind w:left="720"/>
        <w:rPr>
          <w:rFonts w:ascii="Times New Roman" w:hAnsi="Times New Roman" w:cs="Times New Roman"/>
          <w:sz w:val="20"/>
          <w:szCs w:val="20"/>
        </w:rPr>
      </w:pPr>
    </w:p>
    <w:p w14:paraId="75186C13" w14:textId="77777777" w:rsidR="00EE1DBA" w:rsidRDefault="00EE1DBA">
      <w:pPr>
        <w:pStyle w:val="Standard"/>
        <w:ind w:left="720"/>
        <w:rPr>
          <w:rFonts w:ascii="Times New Roman" w:hAnsi="Times New Roman" w:cs="Times New Roman"/>
          <w:sz w:val="20"/>
          <w:szCs w:val="20"/>
        </w:rPr>
      </w:pPr>
    </w:p>
    <w:p w14:paraId="44F71900" w14:textId="77777777" w:rsidR="00EE1DBA" w:rsidRDefault="00EE1DBA">
      <w:pPr>
        <w:pStyle w:val="Standard"/>
        <w:ind w:left="720"/>
        <w:rPr>
          <w:rFonts w:ascii="Times New Roman" w:hAnsi="Times New Roman" w:cs="Times New Roman"/>
          <w:sz w:val="20"/>
          <w:szCs w:val="20"/>
        </w:rPr>
      </w:pPr>
    </w:p>
    <w:p w14:paraId="5686F7D4" w14:textId="77777777" w:rsidR="00EE1DBA" w:rsidRDefault="00EE1DBA">
      <w:pPr>
        <w:pStyle w:val="Standard"/>
        <w:ind w:left="720"/>
        <w:rPr>
          <w:rFonts w:ascii="Times New Roman" w:hAnsi="Times New Roman" w:cs="Times New Roman"/>
          <w:sz w:val="20"/>
          <w:szCs w:val="20"/>
        </w:rPr>
      </w:pPr>
    </w:p>
    <w:p w14:paraId="12DE7043" w14:textId="77777777" w:rsidR="00EE1DBA" w:rsidRDefault="00EE1DBA">
      <w:pPr>
        <w:pStyle w:val="Standard"/>
        <w:ind w:left="720"/>
        <w:rPr>
          <w:rFonts w:ascii="Times New Roman" w:hAnsi="Times New Roman" w:cs="Times New Roman"/>
          <w:sz w:val="20"/>
          <w:szCs w:val="20"/>
        </w:rPr>
      </w:pPr>
    </w:p>
    <w:p w14:paraId="7A85718F" w14:textId="77777777" w:rsidR="00EE1DBA" w:rsidRDefault="00EE1DBA">
      <w:pPr>
        <w:pStyle w:val="Standard"/>
        <w:ind w:left="720"/>
        <w:rPr>
          <w:rFonts w:ascii="Times New Roman" w:hAnsi="Times New Roman" w:cs="Times New Roman"/>
          <w:sz w:val="20"/>
          <w:szCs w:val="20"/>
        </w:rPr>
      </w:pPr>
    </w:p>
    <w:p w14:paraId="6C627621" w14:textId="77777777" w:rsidR="00EE1DBA" w:rsidRDefault="00EE1DBA">
      <w:pPr>
        <w:pStyle w:val="Standard"/>
        <w:ind w:left="720"/>
        <w:rPr>
          <w:rFonts w:ascii="Times New Roman" w:hAnsi="Times New Roman" w:cs="Times New Roman"/>
          <w:sz w:val="20"/>
          <w:szCs w:val="20"/>
        </w:rPr>
      </w:pPr>
    </w:p>
    <w:p w14:paraId="185AC182" w14:textId="77777777" w:rsidR="00EE1DBA" w:rsidRDefault="007C17EA">
      <w:pPr>
        <w:pStyle w:val="Standard"/>
        <w:ind w:left="720"/>
        <w:rPr>
          <w:rFonts w:ascii="Times New Roman" w:hAnsi="Times New Roman" w:cs="Times New Roman"/>
          <w:sz w:val="20"/>
          <w:szCs w:val="20"/>
        </w:rPr>
      </w:pPr>
      <w:r>
        <w:rPr>
          <w:rFonts w:ascii="Times New Roman" w:hAnsi="Times New Roman" w:cs="Times New Roman"/>
          <w:noProof/>
          <w:sz w:val="20"/>
          <w:szCs w:val="20"/>
          <w:lang w:val="en-US"/>
        </w:rPr>
        <mc:AlternateContent>
          <mc:Choice Requires="wps">
            <w:drawing>
              <wp:anchor distT="0" distB="0" distL="0" distR="0" simplePos="0" relativeHeight="14" behindDoc="1" locked="0" layoutInCell="1" allowOverlap="1" wp14:anchorId="212E4CA8" wp14:editId="083F82CE">
                <wp:simplePos x="0" y="0"/>
                <wp:positionH relativeFrom="column">
                  <wp:posOffset>-3810</wp:posOffset>
                </wp:positionH>
                <wp:positionV relativeFrom="paragraph">
                  <wp:posOffset>206375</wp:posOffset>
                </wp:positionV>
                <wp:extent cx="3138805" cy="199390"/>
                <wp:effectExtent l="0" t="0" r="5080" b="1270"/>
                <wp:wrapNone/>
                <wp:docPr id="5" name="Text Box 2"/>
                <wp:cNvGraphicFramePr/>
                <a:graphic xmlns:a="http://schemas.openxmlformats.org/drawingml/2006/main">
                  <a:graphicData uri="http://schemas.microsoft.com/office/word/2010/wordprocessingShape">
                    <wps:wsp>
                      <wps:cNvSpPr/>
                      <wps:spPr>
                        <a:xfrm>
                          <a:off x="0" y="0"/>
                          <a:ext cx="3138120" cy="198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D76F7A" w14:textId="259E1930" w:rsidR="004959FE" w:rsidRDefault="004959FE">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Pr>
                                <w:noProof/>
                                <w:sz w:val="16"/>
                                <w:szCs w:val="16"/>
                              </w:rPr>
                              <w:t>2</w:t>
                            </w:r>
                            <w:r>
                              <w:rPr>
                                <w:sz w:val="16"/>
                                <w:szCs w:val="16"/>
                              </w:rPr>
                              <w:fldChar w:fldCharType="end"/>
                            </w:r>
                            <w:r>
                              <w:rPr>
                                <w:sz w:val="16"/>
                                <w:szCs w:val="16"/>
                              </w:rPr>
                              <w:t>: Pictorial representation of output variables.</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2E4CA8" id="Text Box 2" o:spid="_x0000_s1027" style="position:absolute;left:0;text-align:left;margin-left:-.3pt;margin-top:16.25pt;width:247.15pt;height:15.7pt;z-index:-50331646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" stroked="f">
                <v:textbox style="mso-fit-shape-to-text:t" inset="0,0,0,0">
                  <w:txbxContent>
                    <w:p w14:paraId="29D76F7A" w14:textId="259E1930" w:rsidR="005227D8" w:rsidRDefault="005227D8">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sidR="00306608">
                        <w:rPr>
                          <w:noProof/>
                          <w:sz w:val="16"/>
                          <w:szCs w:val="16"/>
                        </w:rPr>
                        <w:t>2</w:t>
                      </w:r>
                      <w:r>
                        <w:rPr>
                          <w:sz w:val="16"/>
                          <w:szCs w:val="16"/>
                        </w:rPr>
                        <w:fldChar w:fldCharType="end"/>
                      </w:r>
                      <w:r>
                        <w:rPr>
                          <w:sz w:val="16"/>
                          <w:szCs w:val="16"/>
                        </w:rPr>
                        <w:t>: Pictorial representation of output variables.</w:t>
                      </w:r>
                    </w:p>
                  </w:txbxContent>
                </v:textbox>
              </v:rect>
            </w:pict>
          </mc:Fallback>
        </mc:AlternateContent>
      </w:r>
    </w:p>
    <w:p w14:paraId="4D5DC9D1" w14:textId="77777777" w:rsidR="004D5BE8" w:rsidRDefault="004D5BE8">
      <w:pPr>
        <w:pStyle w:val="Standard"/>
        <w:jc w:val="both"/>
        <w:rPr>
          <w:rFonts w:ascii="Times New Roman" w:hAnsi="Times New Roman" w:cs="Times New Roman"/>
          <w:sz w:val="20"/>
          <w:szCs w:val="20"/>
        </w:rPr>
      </w:pPr>
    </w:p>
    <w:p w14:paraId="5C7EFDA5" w14:textId="14E0F8BA"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Based on the theory, following plots were generated using MATLAB showing theoretical variation in output variables with respect to input variables. For higher values of </w:t>
      </w:r>
      <w:r>
        <w:rPr>
          <w:rFonts w:ascii="Times New Roman" w:hAnsi="Times New Roman" w:cs="Times New Roman"/>
          <w:b/>
          <w:bCs/>
          <w:sz w:val="20"/>
          <w:szCs w:val="20"/>
        </w:rPr>
        <w:t>η</w:t>
      </w:r>
      <w:r>
        <w:rPr>
          <w:rFonts w:ascii="Times New Roman" w:hAnsi="Times New Roman" w:cs="Times New Roman"/>
          <w:sz w:val="20"/>
          <w:szCs w:val="20"/>
        </w:rPr>
        <w:t xml:space="preserve"> and </w:t>
      </w:r>
      <w:r>
        <w:rPr>
          <w:rFonts w:ascii="Times New Roman" w:hAnsi="Times New Roman" w:cs="Times New Roman"/>
          <w:sz w:val="20"/>
          <w:szCs w:val="20"/>
        </w:rPr>
        <w:lastRenderedPageBreak/>
        <w:t xml:space="preserve">very low values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our solver was not able to solve the equations with enough accuracy, therefore, those values were skipped as you can see in figures 3 and 4.</w:t>
      </w:r>
    </w:p>
    <w:p w14:paraId="0ED596DC" w14:textId="77777777"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w:drawing>
          <wp:anchor distT="0" distB="0" distL="0" distR="0" simplePos="0" relativeHeight="5" behindDoc="0" locked="0" layoutInCell="1" allowOverlap="1" wp14:anchorId="0789CE0A" wp14:editId="4CB207C2">
            <wp:simplePos x="0" y="0"/>
            <wp:positionH relativeFrom="column">
              <wp:posOffset>0</wp:posOffset>
            </wp:positionH>
            <wp:positionV relativeFrom="paragraph">
              <wp:posOffset>-86995</wp:posOffset>
            </wp:positionV>
            <wp:extent cx="3136265" cy="2252980"/>
            <wp:effectExtent l="0" t="0" r="0" b="0"/>
            <wp:wrapNone/>
            <wp:docPr id="7"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30"/>
                    <pic:cNvPicPr>
                      <a:picLocks noChangeAspect="1" noChangeArrowheads="1"/>
                    </pic:cNvPicPr>
                  </pic:nvPicPr>
                  <pic:blipFill>
                    <a:blip r:embed="rId9"/>
                    <a:stretch>
                      <a:fillRect/>
                    </a:stretch>
                  </pic:blipFill>
                  <pic:spPr bwMode="auto">
                    <a:xfrm>
                      <a:off x="0" y="0"/>
                      <a:ext cx="3136265" cy="2252980"/>
                    </a:xfrm>
                    <a:prstGeom prst="rect">
                      <a:avLst/>
                    </a:prstGeom>
                  </pic:spPr>
                </pic:pic>
              </a:graphicData>
            </a:graphic>
          </wp:anchor>
        </w:drawing>
      </w:r>
    </w:p>
    <w:p w14:paraId="33092953" w14:textId="77777777" w:rsidR="00EE1DBA" w:rsidRDefault="00EE1DBA">
      <w:pPr>
        <w:pStyle w:val="Standard"/>
        <w:rPr>
          <w:rFonts w:ascii="Times New Roman" w:hAnsi="Times New Roman" w:cs="Times New Roman"/>
          <w:b/>
          <w:bCs/>
          <w:sz w:val="20"/>
          <w:szCs w:val="20"/>
        </w:rPr>
      </w:pPr>
    </w:p>
    <w:p w14:paraId="01831FDC" w14:textId="77777777" w:rsidR="00EE1DBA" w:rsidRDefault="00EE1DBA">
      <w:pPr>
        <w:pStyle w:val="Standard"/>
        <w:rPr>
          <w:rFonts w:ascii="Times New Roman" w:hAnsi="Times New Roman" w:cs="Times New Roman"/>
          <w:b/>
          <w:bCs/>
          <w:sz w:val="20"/>
          <w:szCs w:val="20"/>
        </w:rPr>
      </w:pPr>
    </w:p>
    <w:p w14:paraId="1E69F212" w14:textId="77777777" w:rsidR="00EE1DBA" w:rsidRDefault="00EE1DBA">
      <w:pPr>
        <w:pStyle w:val="Standard"/>
        <w:rPr>
          <w:rFonts w:ascii="Times New Roman" w:hAnsi="Times New Roman" w:cs="Times New Roman"/>
          <w:b/>
          <w:bCs/>
          <w:sz w:val="20"/>
          <w:szCs w:val="20"/>
        </w:rPr>
      </w:pPr>
    </w:p>
    <w:p w14:paraId="61786A64" w14:textId="77777777" w:rsidR="00EE1DBA" w:rsidRDefault="00EE1DBA">
      <w:pPr>
        <w:pStyle w:val="Standard"/>
        <w:rPr>
          <w:rFonts w:ascii="Times New Roman" w:hAnsi="Times New Roman" w:cs="Times New Roman"/>
          <w:b/>
          <w:bCs/>
          <w:sz w:val="20"/>
          <w:szCs w:val="20"/>
        </w:rPr>
      </w:pPr>
    </w:p>
    <w:p w14:paraId="6396591A" w14:textId="77777777" w:rsidR="00EE1DBA" w:rsidRDefault="00EE1DBA">
      <w:pPr>
        <w:pStyle w:val="Standard"/>
        <w:rPr>
          <w:rFonts w:ascii="Times New Roman" w:hAnsi="Times New Roman" w:cs="Times New Roman"/>
          <w:b/>
          <w:bCs/>
          <w:sz w:val="20"/>
          <w:szCs w:val="20"/>
        </w:rPr>
      </w:pPr>
    </w:p>
    <w:p w14:paraId="19E529A4" w14:textId="77777777" w:rsidR="00EE1DBA" w:rsidRDefault="00EE1DBA">
      <w:pPr>
        <w:pStyle w:val="Standard"/>
        <w:rPr>
          <w:rFonts w:ascii="Times New Roman" w:hAnsi="Times New Roman" w:cs="Times New Roman"/>
          <w:b/>
          <w:bCs/>
          <w:sz w:val="20"/>
          <w:szCs w:val="20"/>
        </w:rPr>
      </w:pPr>
    </w:p>
    <w:p w14:paraId="077B4156" w14:textId="2B0AF3BA" w:rsidR="00EE1DBA" w:rsidRDefault="00EE1DBA">
      <w:pPr>
        <w:pStyle w:val="Standard"/>
        <w:rPr>
          <w:rFonts w:ascii="Times New Roman" w:hAnsi="Times New Roman" w:cs="Times New Roman"/>
          <w:b/>
          <w:bCs/>
          <w:sz w:val="20"/>
          <w:szCs w:val="20"/>
        </w:rPr>
      </w:pPr>
    </w:p>
    <w:p w14:paraId="1E864208" w14:textId="5E34FAA3" w:rsidR="00EE1DBA" w:rsidRDefault="0031504A">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16" behindDoc="1" locked="0" layoutInCell="1" allowOverlap="1" wp14:anchorId="64E08B2B" wp14:editId="2A56526B">
                <wp:simplePos x="0" y="0"/>
                <wp:positionH relativeFrom="column">
                  <wp:posOffset>-3175</wp:posOffset>
                </wp:positionH>
                <wp:positionV relativeFrom="paragraph">
                  <wp:posOffset>23495</wp:posOffset>
                </wp:positionV>
                <wp:extent cx="3136900" cy="243840"/>
                <wp:effectExtent l="0" t="0" r="6350" b="1905"/>
                <wp:wrapNone/>
                <wp:docPr id="8"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9EC9592" w14:textId="60213A34" w:rsidR="004959FE" w:rsidRPr="0031504A" w:rsidRDefault="004959FE">
                            <w:pPr>
                              <w:pStyle w:val="Caption"/>
                              <w:jc w:val="center"/>
                              <w:rPr>
                                <w:sz w:val="16"/>
                                <w:szCs w:val="16"/>
                              </w:rPr>
                            </w:pPr>
                            <w:r w:rsidRPr="0031504A">
                              <w:rPr>
                                <w:sz w:val="16"/>
                                <w:szCs w:val="16"/>
                              </w:rPr>
                              <w:t xml:space="preserve">Figure </w:t>
                            </w:r>
                            <w:r w:rsidRPr="0031504A">
                              <w:rPr>
                                <w:sz w:val="16"/>
                                <w:szCs w:val="16"/>
                              </w:rPr>
                              <w:fldChar w:fldCharType="begin"/>
                            </w:r>
                            <w:r w:rsidRPr="0031504A">
                              <w:rPr>
                                <w:sz w:val="16"/>
                                <w:szCs w:val="16"/>
                              </w:rPr>
                              <w:instrText>SEQ Figure \* ARABIC</w:instrText>
                            </w:r>
                            <w:r w:rsidRPr="0031504A">
                              <w:rPr>
                                <w:sz w:val="16"/>
                                <w:szCs w:val="16"/>
                              </w:rPr>
                              <w:fldChar w:fldCharType="separate"/>
                            </w:r>
                            <w:r>
                              <w:rPr>
                                <w:noProof/>
                                <w:sz w:val="16"/>
                                <w:szCs w:val="16"/>
                              </w:rPr>
                              <w:t>3</w:t>
                            </w:r>
                            <w:r w:rsidRPr="0031504A">
                              <w:rPr>
                                <w:sz w:val="16"/>
                                <w:szCs w:val="16"/>
                              </w:rPr>
                              <w:fldChar w:fldCharType="end"/>
                            </w:r>
                            <w:r w:rsidRPr="0031504A">
                              <w:rPr>
                                <w:sz w:val="16"/>
                                <w:szCs w:val="16"/>
                              </w:rPr>
                              <w:t xml:space="preserve">: Actual variation of output values for 6 different values of </w:t>
                            </w:r>
                            <m:oMath>
                              <m:r>
                                <w:rPr>
                                  <w:rFonts w:ascii="Cambria Math" w:hAnsi="Cambria Math"/>
                                  <w:sz w:val="16"/>
                                  <w:szCs w:val="16"/>
                                </w:rPr>
                                <m:t>η</m:t>
                              </m:r>
                            </m:oMath>
                            <w:r w:rsidRPr="0031504A">
                              <w:rPr>
                                <w:sz w:val="16"/>
                                <w:szCs w:val="16"/>
                              </w:rPr>
                              <w:t>.</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E08B2B" id="Text Box 3" o:spid="_x0000_s1028" style="position:absolute;margin-left:-.25pt;margin-top:1.85pt;width:247pt;height:19.2pt;z-index:-503316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" stroked="f">
                <v:textbox style="mso-fit-shape-to-text:t" inset="0,0,0,0">
                  <w:txbxContent>
                    <w:p w14:paraId="49EC9592" w14:textId="60213A34" w:rsidR="005227D8" w:rsidRPr="0031504A" w:rsidRDefault="005227D8">
                      <w:pPr>
                        <w:pStyle w:val="Caption"/>
                        <w:jc w:val="center"/>
                        <w:rPr>
                          <w:sz w:val="16"/>
                          <w:szCs w:val="16"/>
                        </w:rPr>
                      </w:pPr>
                      <w:r w:rsidRPr="0031504A">
                        <w:rPr>
                          <w:sz w:val="16"/>
                          <w:szCs w:val="16"/>
                        </w:rPr>
                        <w:t xml:space="preserve">Figure </w:t>
                      </w:r>
                      <w:r w:rsidRPr="0031504A">
                        <w:rPr>
                          <w:sz w:val="16"/>
                          <w:szCs w:val="16"/>
                        </w:rPr>
                        <w:fldChar w:fldCharType="begin"/>
                      </w:r>
                      <w:r w:rsidRPr="0031504A">
                        <w:rPr>
                          <w:sz w:val="16"/>
                          <w:szCs w:val="16"/>
                        </w:rPr>
                        <w:instrText>SEQ Figure \* ARABIC</w:instrText>
                      </w:r>
                      <w:r w:rsidRPr="0031504A">
                        <w:rPr>
                          <w:sz w:val="16"/>
                          <w:szCs w:val="16"/>
                        </w:rPr>
                        <w:fldChar w:fldCharType="separate"/>
                      </w:r>
                      <w:r w:rsidR="00306608">
                        <w:rPr>
                          <w:noProof/>
                          <w:sz w:val="16"/>
                          <w:szCs w:val="16"/>
                        </w:rPr>
                        <w:t>3</w:t>
                      </w:r>
                      <w:r w:rsidRPr="0031504A">
                        <w:rPr>
                          <w:sz w:val="16"/>
                          <w:szCs w:val="16"/>
                        </w:rPr>
                        <w:fldChar w:fldCharType="end"/>
                      </w:r>
                      <w:r w:rsidRPr="0031504A">
                        <w:rPr>
                          <w:sz w:val="16"/>
                          <w:szCs w:val="16"/>
                        </w:rPr>
                        <w:t xml:space="preserve">: Actual variation of output values for 6 different values of </w:t>
                      </w:r>
                      <m:oMath>
                        <m:r>
                          <w:rPr>
                            <w:rFonts w:ascii="Cambria Math" w:hAnsi="Cambria Math"/>
                            <w:sz w:val="16"/>
                            <w:szCs w:val="16"/>
                          </w:rPr>
                          <m:t>η</m:t>
                        </m:r>
                      </m:oMath>
                      <w:r w:rsidRPr="0031504A">
                        <w:rPr>
                          <w:sz w:val="16"/>
                          <w:szCs w:val="16"/>
                        </w:rPr>
                        <w:t>.</w:t>
                      </w:r>
                    </w:p>
                  </w:txbxContent>
                </v:textbox>
              </v:rect>
            </w:pict>
          </mc:Fallback>
        </mc:AlternateContent>
      </w:r>
    </w:p>
    <w:p w14:paraId="1F9FF2D1" w14:textId="77777777"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w:drawing>
          <wp:anchor distT="0" distB="0" distL="0" distR="0" simplePos="0" relativeHeight="4" behindDoc="0" locked="0" layoutInCell="1" allowOverlap="1" wp14:anchorId="037BA580" wp14:editId="3988DDEA">
            <wp:simplePos x="0" y="0"/>
            <wp:positionH relativeFrom="column">
              <wp:posOffset>0</wp:posOffset>
            </wp:positionH>
            <wp:positionV relativeFrom="paragraph">
              <wp:posOffset>36830</wp:posOffset>
            </wp:positionV>
            <wp:extent cx="3147695" cy="2282190"/>
            <wp:effectExtent l="0" t="0" r="0" b="0"/>
            <wp:wrapNone/>
            <wp:docPr id="10"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31"/>
                    <pic:cNvPicPr>
                      <a:picLocks noChangeAspect="1" noChangeArrowheads="1"/>
                    </pic:cNvPicPr>
                  </pic:nvPicPr>
                  <pic:blipFill>
                    <a:blip r:embed="rId10"/>
                    <a:stretch>
                      <a:fillRect/>
                    </a:stretch>
                  </pic:blipFill>
                  <pic:spPr bwMode="auto">
                    <a:xfrm>
                      <a:off x="0" y="0"/>
                      <a:ext cx="3147695" cy="2282190"/>
                    </a:xfrm>
                    <a:prstGeom prst="rect">
                      <a:avLst/>
                    </a:prstGeom>
                  </pic:spPr>
                </pic:pic>
              </a:graphicData>
            </a:graphic>
          </wp:anchor>
        </w:drawing>
      </w:r>
    </w:p>
    <w:p w14:paraId="56330175" w14:textId="77777777" w:rsidR="00EE1DBA" w:rsidRDefault="00EE1DBA">
      <w:pPr>
        <w:pStyle w:val="Standard"/>
        <w:rPr>
          <w:rFonts w:ascii="Times New Roman" w:hAnsi="Times New Roman" w:cs="Times New Roman"/>
          <w:b/>
          <w:bCs/>
          <w:sz w:val="20"/>
          <w:szCs w:val="20"/>
        </w:rPr>
      </w:pPr>
    </w:p>
    <w:p w14:paraId="7DCBD4EB" w14:textId="77777777" w:rsidR="00EE1DBA" w:rsidRDefault="00EE1DBA">
      <w:pPr>
        <w:pStyle w:val="Standard"/>
        <w:rPr>
          <w:rFonts w:ascii="Times New Roman" w:hAnsi="Times New Roman" w:cs="Times New Roman"/>
          <w:b/>
          <w:bCs/>
          <w:sz w:val="20"/>
          <w:szCs w:val="20"/>
        </w:rPr>
      </w:pPr>
    </w:p>
    <w:p w14:paraId="0FB43F66" w14:textId="77777777" w:rsidR="00EE1DBA" w:rsidRDefault="00EE1DBA">
      <w:pPr>
        <w:pStyle w:val="Standard"/>
        <w:rPr>
          <w:rFonts w:ascii="Times New Roman" w:hAnsi="Times New Roman" w:cs="Times New Roman"/>
          <w:b/>
          <w:bCs/>
          <w:sz w:val="20"/>
          <w:szCs w:val="20"/>
        </w:rPr>
      </w:pPr>
    </w:p>
    <w:p w14:paraId="10F0E1A2" w14:textId="77777777" w:rsidR="00EE1DBA" w:rsidRDefault="00EE1DBA">
      <w:pPr>
        <w:pStyle w:val="Standard"/>
        <w:rPr>
          <w:rFonts w:ascii="Times New Roman" w:hAnsi="Times New Roman" w:cs="Times New Roman"/>
          <w:b/>
          <w:bCs/>
          <w:sz w:val="20"/>
          <w:szCs w:val="20"/>
        </w:rPr>
      </w:pPr>
    </w:p>
    <w:p w14:paraId="040CB276" w14:textId="77777777" w:rsidR="00EE1DBA" w:rsidRDefault="00EE1DBA">
      <w:pPr>
        <w:pStyle w:val="Standard"/>
        <w:rPr>
          <w:rFonts w:ascii="Times New Roman" w:hAnsi="Times New Roman" w:cs="Times New Roman"/>
          <w:b/>
          <w:bCs/>
          <w:sz w:val="20"/>
          <w:szCs w:val="20"/>
        </w:rPr>
      </w:pPr>
    </w:p>
    <w:p w14:paraId="76270B97" w14:textId="77777777" w:rsidR="00EE1DBA" w:rsidRDefault="00EE1DBA">
      <w:pPr>
        <w:pStyle w:val="Standard"/>
        <w:rPr>
          <w:rFonts w:ascii="Times New Roman" w:hAnsi="Times New Roman" w:cs="Times New Roman"/>
          <w:b/>
          <w:bCs/>
          <w:sz w:val="20"/>
          <w:szCs w:val="20"/>
        </w:rPr>
      </w:pPr>
    </w:p>
    <w:p w14:paraId="52F49EEF" w14:textId="77777777" w:rsidR="00EE1DBA" w:rsidRDefault="00EE1DBA">
      <w:pPr>
        <w:pStyle w:val="Standard"/>
        <w:rPr>
          <w:rFonts w:ascii="Times New Roman" w:hAnsi="Times New Roman" w:cs="Times New Roman"/>
          <w:b/>
          <w:bCs/>
          <w:sz w:val="20"/>
          <w:szCs w:val="20"/>
        </w:rPr>
      </w:pPr>
    </w:p>
    <w:p w14:paraId="0D821310" w14:textId="77777777"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17" behindDoc="1" locked="0" layoutInCell="1" allowOverlap="1" wp14:anchorId="52B63F9C" wp14:editId="0EE4225E">
                <wp:simplePos x="0" y="0"/>
                <wp:positionH relativeFrom="column">
                  <wp:posOffset>0</wp:posOffset>
                </wp:positionH>
                <wp:positionV relativeFrom="paragraph">
                  <wp:posOffset>191135</wp:posOffset>
                </wp:positionV>
                <wp:extent cx="3136900" cy="266700"/>
                <wp:effectExtent l="0" t="0" r="6350" b="1905"/>
                <wp:wrapNone/>
                <wp:docPr id="11"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A5DE5B" w14:textId="77777777" w:rsidR="004959FE" w:rsidRPr="0031504A" w:rsidRDefault="004959FE">
                            <w:pPr>
                              <w:pStyle w:val="Caption"/>
                              <w:jc w:val="center"/>
                              <w:rPr>
                                <w:sz w:val="16"/>
                                <w:szCs w:val="16"/>
                              </w:rPr>
                            </w:pPr>
                            <w:r w:rsidRPr="0031504A">
                              <w:rPr>
                                <w:sz w:val="16"/>
                                <w:szCs w:val="16"/>
                              </w:rPr>
                              <w:t xml:space="preserve">Figure 4: Actual variation of output values for 5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sidRPr="0031504A">
                              <w:rPr>
                                <w:sz w:val="16"/>
                                <w:szCs w:val="16"/>
                              </w:rPr>
                              <w:t>.</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B63F9C" id="Text Box 4" o:spid="_x0000_s1029" style="position:absolute;margin-left:0;margin-top:15.05pt;width:247pt;height:21pt;z-index:-50331646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" stroked="f">
                <v:textbox style="mso-fit-shape-to-text:t" inset="0,0,0,0">
                  <w:txbxContent>
                    <w:p w14:paraId="7DA5DE5B" w14:textId="77777777" w:rsidR="005227D8" w:rsidRPr="0031504A" w:rsidRDefault="005227D8">
                      <w:pPr>
                        <w:pStyle w:val="Caption"/>
                        <w:jc w:val="center"/>
                        <w:rPr>
                          <w:sz w:val="16"/>
                          <w:szCs w:val="16"/>
                        </w:rPr>
                      </w:pPr>
                      <w:r w:rsidRPr="0031504A">
                        <w:rPr>
                          <w:sz w:val="16"/>
                          <w:szCs w:val="16"/>
                        </w:rPr>
                        <w:t xml:space="preserve">Figure 4: Actual variation of output values for 5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sidRPr="0031504A">
                        <w:rPr>
                          <w:sz w:val="16"/>
                          <w:szCs w:val="16"/>
                        </w:rPr>
                        <w:t>.</w:t>
                      </w:r>
                    </w:p>
                  </w:txbxContent>
                </v:textbox>
              </v:rect>
            </w:pict>
          </mc:Fallback>
        </mc:AlternateContent>
      </w:r>
    </w:p>
    <w:p w14:paraId="5222174A" w14:textId="77777777" w:rsidR="00EE1DBA" w:rsidRDefault="00EE1DBA">
      <w:pPr>
        <w:pStyle w:val="Standard"/>
        <w:rPr>
          <w:rFonts w:ascii="Times New Roman" w:hAnsi="Times New Roman" w:cs="Times New Roman"/>
          <w:b/>
          <w:bCs/>
          <w:sz w:val="20"/>
          <w:szCs w:val="20"/>
        </w:rPr>
      </w:pPr>
    </w:p>
    <w:p w14:paraId="00E460DB" w14:textId="77777777" w:rsidR="00EE1DBA" w:rsidRDefault="007C17EA">
      <w:pPr>
        <w:pStyle w:val="Standard"/>
        <w:jc w:val="both"/>
        <w:rPr>
          <w:rFonts w:ascii="Arial" w:hAnsi="Arial" w:cs="Arial"/>
          <w:b/>
          <w:bCs/>
          <w:sz w:val="20"/>
          <w:szCs w:val="20"/>
        </w:rPr>
      </w:pPr>
      <w:r>
        <w:rPr>
          <w:rFonts w:ascii="Arial" w:hAnsi="Arial" w:cs="Arial"/>
          <w:b/>
          <w:bCs/>
          <w:sz w:val="20"/>
          <w:szCs w:val="20"/>
        </w:rPr>
        <w:t>DATA GENERATION</w:t>
      </w:r>
    </w:p>
    <w:p w14:paraId="54646568" w14:textId="5DCB800B"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1. Data was generated for 1,001 values of </w:t>
      </w:r>
      <w:r>
        <w:rPr>
          <w:rFonts w:ascii="Times New Roman" w:hAnsi="Times New Roman" w:cs="Times New Roman"/>
          <w:b/>
          <w:bCs/>
          <w:sz w:val="20"/>
          <w:szCs w:val="20"/>
        </w:rPr>
        <w:t>η</w:t>
      </w:r>
      <w:r>
        <w:rPr>
          <w:rFonts w:ascii="Times New Roman" w:hAnsi="Times New Roman" w:cs="Times New Roman"/>
          <w:sz w:val="20"/>
          <w:szCs w:val="20"/>
        </w:rPr>
        <w:t xml:space="preserve"> є [0, 10] and for each</w:t>
      </w:r>
      <w:r>
        <w:rPr>
          <w:rFonts w:ascii="Times New Roman" w:hAnsi="Times New Roman" w:cs="Times New Roman"/>
          <w:b/>
          <w:bCs/>
          <w:sz w:val="20"/>
          <w:szCs w:val="20"/>
        </w:rPr>
        <w:t xml:space="preserve"> η</w:t>
      </w:r>
      <w:r>
        <w:rPr>
          <w:rFonts w:ascii="Times New Roman" w:hAnsi="Times New Roman" w:cs="Times New Roman"/>
          <w:sz w:val="20"/>
          <w:szCs w:val="20"/>
        </w:rPr>
        <w:t xml:space="preserve">, 15000 data points were collected by varying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between [2e-3, 0.56] for </w:t>
      </w:r>
      <w:r>
        <w:rPr>
          <w:rFonts w:ascii="Times New Roman" w:hAnsi="Times New Roman" w:cs="Times New Roman"/>
          <w:b/>
          <w:bCs/>
          <w:sz w:val="20"/>
          <w:szCs w:val="20"/>
        </w:rPr>
        <w:t>η</w:t>
      </w:r>
      <w:r>
        <w:rPr>
          <w:rFonts w:ascii="Times New Roman" w:hAnsi="Times New Roman" w:cs="Times New Roman"/>
          <w:sz w:val="20"/>
          <w:szCs w:val="20"/>
        </w:rPr>
        <w:t xml:space="preserve"> є [0, 3] and [7e-2, 0.56] for </w:t>
      </w:r>
      <w:r>
        <w:rPr>
          <w:rFonts w:ascii="Times New Roman" w:hAnsi="Times New Roman" w:cs="Times New Roman"/>
          <w:b/>
          <w:bCs/>
          <w:sz w:val="20"/>
          <w:szCs w:val="20"/>
        </w:rPr>
        <w:t>η</w:t>
      </w:r>
      <w:r>
        <w:rPr>
          <w:rFonts w:ascii="Times New Roman" w:hAnsi="Times New Roman" w:cs="Times New Roman"/>
          <w:sz w:val="20"/>
          <w:szCs w:val="20"/>
        </w:rPr>
        <w:t xml:space="preserve"> є (3, 10], reason for this split being insufficient accuracy in the frequency parameters calculated</w:t>
      </w:r>
      <w:r w:rsidR="004D5BE8">
        <w:rPr>
          <w:rFonts w:ascii="Times New Roman" w:hAnsi="Times New Roman" w:cs="Times New Roman"/>
          <w:sz w:val="20"/>
          <w:szCs w:val="20"/>
        </w:rPr>
        <w:t xml:space="preserve"> by the algorithm</w:t>
      </w:r>
      <w:r>
        <w:rPr>
          <w:rFonts w:ascii="Times New Roman" w:hAnsi="Times New Roman" w:cs="Times New Roman"/>
          <w:sz w:val="20"/>
          <w:szCs w:val="20"/>
        </w:rPr>
        <w:t xml:space="preserve"> for small values of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and large values of </w:t>
      </w:r>
      <w:r>
        <w:rPr>
          <w:rFonts w:ascii="Times New Roman" w:hAnsi="Times New Roman" w:cs="Times New Roman"/>
          <w:b/>
          <w:bCs/>
          <w:sz w:val="20"/>
          <w:szCs w:val="20"/>
        </w:rPr>
        <w:t>η</w:t>
      </w:r>
      <w:r>
        <w:rPr>
          <w:rFonts w:ascii="Times New Roman" w:hAnsi="Times New Roman" w:cs="Times New Roman"/>
          <w:sz w:val="20"/>
          <w:szCs w:val="20"/>
        </w:rPr>
        <w:t>.</w:t>
      </w:r>
    </w:p>
    <w:p w14:paraId="2A933B4C"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2. So, overall distribution of data points was as following:</w:t>
      </w:r>
    </w:p>
    <w:p w14:paraId="6D56A2DB"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For </w:t>
      </w:r>
      <w:r>
        <w:rPr>
          <w:rFonts w:ascii="Times New Roman" w:hAnsi="Times New Roman" w:cs="Times New Roman"/>
          <w:b/>
          <w:bCs/>
          <w:sz w:val="20"/>
          <w:szCs w:val="20"/>
        </w:rPr>
        <w:t>η</w:t>
      </w:r>
      <w:r>
        <w:rPr>
          <w:rFonts w:ascii="Times New Roman" w:hAnsi="Times New Roman" w:cs="Times New Roman"/>
          <w:sz w:val="20"/>
          <w:szCs w:val="20"/>
        </w:rPr>
        <w:t xml:space="preserve"> є [0, 3],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[2e-3, 0.56], 301*15000 datapoints.</w:t>
      </w:r>
    </w:p>
    <w:p w14:paraId="2FB29A01"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For </w:t>
      </w:r>
      <w:r>
        <w:rPr>
          <w:rFonts w:ascii="Times New Roman" w:hAnsi="Times New Roman" w:cs="Times New Roman"/>
          <w:b/>
          <w:bCs/>
          <w:sz w:val="20"/>
          <w:szCs w:val="20"/>
        </w:rPr>
        <w:t>η</w:t>
      </w:r>
      <w:r>
        <w:rPr>
          <w:rFonts w:ascii="Times New Roman" w:hAnsi="Times New Roman" w:cs="Times New Roman"/>
          <w:sz w:val="20"/>
          <w:szCs w:val="20"/>
        </w:rPr>
        <w:t xml:space="preserve"> 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[7e-2, 0.56], 701*15000 datapoints.</w:t>
      </w:r>
    </w:p>
    <w:p w14:paraId="71CAE84F"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For </w:t>
      </w:r>
      <w:r>
        <w:rPr>
          <w:rFonts w:ascii="Times New Roman" w:hAnsi="Times New Roman" w:cs="Times New Roman"/>
          <w:b/>
          <w:bCs/>
          <w:sz w:val="20"/>
          <w:szCs w:val="20"/>
        </w:rPr>
        <w:t>η</w:t>
      </w:r>
      <w:r>
        <w:rPr>
          <w:rFonts w:ascii="Times New Roman" w:hAnsi="Times New Roman" w:cs="Times New Roman"/>
          <w:sz w:val="20"/>
          <w:szCs w:val="20"/>
        </w:rPr>
        <w:t xml:space="preserve"> є [0, 10], data for above two cases was merged as described below,</w:t>
      </w:r>
    </w:p>
    <w:p w14:paraId="103F17A3" w14:textId="412EB2C4" w:rsidR="00EE1DBA" w:rsidRDefault="004D5BE8"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[0, 3],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є [2e-3, 0.56], 301*15000=4,515,000.</w:t>
      </w:r>
    </w:p>
    <w:p w14:paraId="5F7A8248" w14:textId="34C65976" w:rsidR="00EE1DBA" w:rsidRDefault="004D5BE8" w:rsidP="004D5BE8">
      <w:pPr>
        <w:pStyle w:val="Standard"/>
        <w:jc w:val="both"/>
        <w:rPr>
          <w:rFonts w:ascii="Times New Roman" w:hAnsi="Times New Roman" w:cs="Times New Roman"/>
          <w:sz w:val="20"/>
          <w:szCs w:val="20"/>
        </w:rPr>
      </w:pPr>
      <w:r>
        <w:rPr>
          <w:rFonts w:ascii="Times New Roman" w:hAnsi="Times New Roman" w:cs="Times New Roman"/>
          <w:sz w:val="20"/>
          <w:szCs w:val="20"/>
        </w:rPr>
        <w:t xml:space="preserve">    </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(3, 10],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є [7e-2, 0.56], 700*15000=10,500,000.</w:t>
      </w:r>
    </w:p>
    <w:p w14:paraId="6094BE39" w14:textId="31B44DFE"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3. Apart from </w:t>
      </w:r>
      <w:ins w:id="5" w:author="asim.tewari" w:date="2019-08-01T13:27:00Z">
        <w:r w:rsidR="004959FE">
          <w:rPr>
            <w:rFonts w:ascii="Times New Roman" w:hAnsi="Times New Roman" w:cs="Times New Roman"/>
            <w:sz w:val="20"/>
            <w:szCs w:val="20"/>
          </w:rPr>
          <w:t xml:space="preserve">the </w:t>
        </w:r>
      </w:ins>
      <w:r>
        <w:rPr>
          <w:rFonts w:ascii="Times New Roman" w:hAnsi="Times New Roman" w:cs="Times New Roman"/>
          <w:sz w:val="20"/>
          <w:szCs w:val="20"/>
        </w:rPr>
        <w:t xml:space="preserve">above </w:t>
      </w:r>
      <w:proofErr w:type="spellStart"/>
      <w:r>
        <w:rPr>
          <w:rFonts w:ascii="Times New Roman" w:hAnsi="Times New Roman" w:cs="Times New Roman"/>
          <w:sz w:val="20"/>
          <w:szCs w:val="20"/>
        </w:rPr>
        <w:t>datapoints</w:t>
      </w:r>
      <w:proofErr w:type="spellEnd"/>
      <w:r>
        <w:rPr>
          <w:rFonts w:ascii="Times New Roman" w:hAnsi="Times New Roman" w:cs="Times New Roman"/>
          <w:sz w:val="20"/>
          <w:szCs w:val="20"/>
        </w:rPr>
        <w:t xml:space="preserve"> a separate Test dataset of 50*100=5,000 examples was created for each interval (</w:t>
      </w:r>
      <w:r>
        <w:rPr>
          <w:rFonts w:ascii="Times New Roman" w:hAnsi="Times New Roman" w:cs="Times New Roman"/>
          <w:b/>
          <w:bCs/>
          <w:sz w:val="20"/>
          <w:szCs w:val="20"/>
        </w:rPr>
        <w:t>η</w:t>
      </w:r>
      <w:r>
        <w:rPr>
          <w:rFonts w:ascii="Times New Roman" w:hAnsi="Times New Roman" w:cs="Times New Roman"/>
          <w:sz w:val="20"/>
          <w:szCs w:val="20"/>
        </w:rPr>
        <w:t xml:space="preserve"> є [0</w:t>
      </w:r>
      <w:proofErr w:type="gramStart"/>
      <w:r>
        <w:rPr>
          <w:rFonts w:ascii="Times New Roman" w:hAnsi="Times New Roman" w:cs="Times New Roman"/>
          <w:sz w:val="20"/>
          <w:szCs w:val="20"/>
        </w:rPr>
        <w:t>,3</w:t>
      </w:r>
      <w:proofErr w:type="gramEnd"/>
      <w:r>
        <w:rPr>
          <w:rFonts w:ascii="Times New Roman" w:hAnsi="Times New Roman" w:cs="Times New Roman"/>
          <w:sz w:val="20"/>
          <w:szCs w:val="20"/>
        </w:rPr>
        <w:t xml:space="preserve">] and </w:t>
      </w:r>
      <w:r>
        <w:rPr>
          <w:rFonts w:ascii="Times New Roman" w:hAnsi="Times New Roman" w:cs="Times New Roman"/>
          <w:b/>
          <w:bCs/>
          <w:sz w:val="20"/>
          <w:szCs w:val="20"/>
        </w:rPr>
        <w:t>η</w:t>
      </w:r>
      <w:r>
        <w:rPr>
          <w:rFonts w:ascii="Times New Roman" w:hAnsi="Times New Roman" w:cs="Times New Roman"/>
          <w:sz w:val="20"/>
          <w:szCs w:val="20"/>
        </w:rPr>
        <w:t xml:space="preserve"> є [3, 10]), for the final evaluation of the models that performed best on the validation set. These, datapoints were generated by sampling 50 random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from each interval and for each value of </w:t>
      </w:r>
      <w:r>
        <w:rPr>
          <w:rFonts w:ascii="Times New Roman" w:hAnsi="Times New Roman" w:cs="Times New Roman"/>
          <w:b/>
          <w:bCs/>
          <w:sz w:val="20"/>
          <w:szCs w:val="20"/>
        </w:rPr>
        <w:t>η</w:t>
      </w:r>
      <w:r>
        <w:rPr>
          <w:rFonts w:ascii="Times New Roman" w:hAnsi="Times New Roman" w:cs="Times New Roman"/>
          <w:sz w:val="20"/>
          <w:szCs w:val="20"/>
        </w:rPr>
        <w:t xml:space="preserve">, 100 values of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were randomly chosen.</w:t>
      </w:r>
      <w:r w:rsidR="004D5BE8">
        <w:rPr>
          <w:rFonts w:ascii="Times New Roman" w:hAnsi="Times New Roman" w:cs="Times New Roman"/>
          <w:sz w:val="20"/>
          <w:szCs w:val="20"/>
        </w:rPr>
        <w:t xml:space="preserve"> </w:t>
      </w:r>
      <w:r>
        <w:rPr>
          <w:rFonts w:ascii="Times New Roman" w:hAnsi="Times New Roman" w:cs="Times New Roman"/>
          <w:sz w:val="20"/>
          <w:szCs w:val="20"/>
        </w:rPr>
        <w:t>For data generation MATLAB was used.</w:t>
      </w:r>
    </w:p>
    <w:p w14:paraId="45527FFA" w14:textId="77777777" w:rsidR="00EE1DBA" w:rsidRDefault="007C17EA">
      <w:pPr>
        <w:pStyle w:val="Standard"/>
        <w:rPr>
          <w:rFonts w:ascii="Arial" w:hAnsi="Arial" w:cs="Arial"/>
          <w:sz w:val="20"/>
          <w:szCs w:val="20"/>
        </w:rPr>
      </w:pPr>
      <w:r>
        <w:rPr>
          <w:rFonts w:ascii="Arial" w:hAnsi="Arial" w:cs="Arial"/>
          <w:b/>
          <w:bCs/>
          <w:sz w:val="20"/>
          <w:szCs w:val="20"/>
        </w:rPr>
        <w:t>DEFINING LEARNING MODEL</w:t>
      </w:r>
    </w:p>
    <w:p w14:paraId="0904698C" w14:textId="77777777"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 xml:space="preserve">1. </w:t>
      </w:r>
      <w:r>
        <w:rPr>
          <w:rFonts w:ascii="Times New Roman" w:hAnsi="Times New Roman" w:cs="Times New Roman"/>
          <w:b/>
          <w:bCs/>
          <w:sz w:val="20"/>
          <w:szCs w:val="20"/>
        </w:rPr>
        <w:t>Neural network architecture</w:t>
      </w:r>
      <w:r>
        <w:rPr>
          <w:rFonts w:ascii="Times New Roman" w:hAnsi="Times New Roman" w:cs="Times New Roman"/>
          <w:sz w:val="20"/>
          <w:szCs w:val="20"/>
        </w:rPr>
        <w:t>.</w:t>
      </w:r>
    </w:p>
    <w:p w14:paraId="0951DD87"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lastRenderedPageBreak/>
        <w:t xml:space="preserve">[Input Layer, 2 units] </w:t>
      </w:r>
      <w:r>
        <w:rPr>
          <w:rFonts w:ascii="Wingdings" w:eastAsia="Wingdings" w:hAnsi="Wingdings" w:cs="Wingdings"/>
          <w:sz w:val="20"/>
          <w:szCs w:val="20"/>
        </w:rPr>
        <w:t></w:t>
      </w:r>
      <w:r>
        <w:rPr>
          <w:rFonts w:ascii="Times New Roman" w:eastAsia="Wingdings" w:hAnsi="Times New Roman" w:cs="Times New Roman"/>
          <w:sz w:val="20"/>
          <w:szCs w:val="20"/>
        </w:rPr>
        <w:t xml:space="preserve"> </w:t>
      </w:r>
      <w:r>
        <w:rPr>
          <w:rFonts w:ascii="Times New Roman" w:hAnsi="Times New Roman" w:cs="Times New Roman"/>
          <w:sz w:val="20"/>
          <w:szCs w:val="20"/>
        </w:rPr>
        <w:t xml:space="preserve">[Fully connected Hidden layer without activation function, with 6*N2 units] </w:t>
      </w:r>
      <w:r>
        <w:rPr>
          <w:rFonts w:ascii="Wingdings" w:eastAsia="Wingdings" w:hAnsi="Wingdings" w:cs="Wingdings"/>
          <w:sz w:val="20"/>
          <w:szCs w:val="20"/>
        </w:rPr>
        <w:t></w:t>
      </w:r>
      <w:r>
        <w:rPr>
          <w:rFonts w:ascii="Times New Roman" w:hAnsi="Times New Roman" w:cs="Times New Roman"/>
          <w:sz w:val="20"/>
          <w:szCs w:val="20"/>
        </w:rPr>
        <w:t xml:space="preserve"> L1*[Fully connected Hidden layer </w:t>
      </w:r>
      <w:r>
        <w:rPr>
          <w:rFonts w:ascii="Wingdings" w:eastAsia="Wingdings" w:hAnsi="Wingdings" w:cs="Wingdings"/>
          <w:sz w:val="20"/>
          <w:szCs w:val="20"/>
        </w:rPr>
        <w:t></w:t>
      </w:r>
      <w:r>
        <w:rPr>
          <w:rFonts w:ascii="Times New Roman" w:hAnsi="Times New Roman" w:cs="Times New Roman"/>
          <w:sz w:val="20"/>
          <w:szCs w:val="20"/>
        </w:rPr>
        <w:t xml:space="preserve"> Layer normalisation </w:t>
      </w:r>
      <w:r>
        <w:rPr>
          <w:rFonts w:ascii="Wingdings" w:eastAsia="Wingdings" w:hAnsi="Wingdings" w:cs="Wingdings"/>
          <w:sz w:val="20"/>
          <w:szCs w:val="20"/>
        </w:rPr>
        <w:t></w:t>
      </w:r>
      <w:r>
        <w:rPr>
          <w:rFonts w:ascii="Times New Roman" w:hAnsi="Times New Roman" w:cs="Times New Roman"/>
          <w:sz w:val="20"/>
          <w:szCs w:val="20"/>
        </w:rPr>
        <w:t xml:space="preserve"> activation function, all three layers having N1 units each] </w:t>
      </w:r>
      <w:r>
        <w:rPr>
          <w:rFonts w:ascii="Wingdings" w:eastAsia="Wingdings" w:hAnsi="Wingdings" w:cs="Wingdings"/>
          <w:sz w:val="20"/>
          <w:szCs w:val="20"/>
        </w:rPr>
        <w:t></w:t>
      </w:r>
      <w:r>
        <w:rPr>
          <w:rFonts w:ascii="Times New Roman" w:hAnsi="Times New Roman" w:cs="Times New Roman"/>
          <w:sz w:val="20"/>
          <w:szCs w:val="20"/>
        </w:rPr>
        <w:t xml:space="preserve"> [Fully connected Hidden layer without activation function, with 6*N2 </w:t>
      </w:r>
      <w:proofErr w:type="gramStart"/>
      <w:r>
        <w:rPr>
          <w:rFonts w:ascii="Times New Roman" w:hAnsi="Times New Roman" w:cs="Times New Roman"/>
          <w:sz w:val="20"/>
          <w:szCs w:val="20"/>
        </w:rPr>
        <w:t>units ]</w:t>
      </w:r>
      <w:proofErr w:type="gramEnd"/>
      <w:r>
        <w:rPr>
          <w:rFonts w:ascii="Times New Roman" w:hAnsi="Times New Roman" w:cs="Times New Roman"/>
          <w:sz w:val="20"/>
          <w:szCs w:val="20"/>
        </w:rPr>
        <w:t xml:space="preserve"> </w:t>
      </w:r>
      <w:r>
        <w:rPr>
          <w:rFonts w:ascii="Wingdings" w:eastAsia="Wingdings" w:hAnsi="Wingdings" w:cs="Wingdings"/>
          <w:sz w:val="20"/>
          <w:szCs w:val="20"/>
        </w:rPr>
        <w:t></w:t>
      </w:r>
      <w:r>
        <w:rPr>
          <w:rFonts w:ascii="Times New Roman" w:hAnsi="Times New Roman" w:cs="Times New Roman"/>
          <w:sz w:val="20"/>
          <w:szCs w:val="20"/>
        </w:rPr>
        <w:t xml:space="preserve"> [Output layer, 6 units]</w:t>
      </w:r>
    </w:p>
    <w:p w14:paraId="24AC4A54" w14:textId="5131FD86"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b/>
          <w:bCs/>
          <w:sz w:val="20"/>
          <w:szCs w:val="20"/>
        </w:rPr>
        <w:t>Layer Normalisation</w:t>
      </w:r>
      <w:r w:rsidR="00E755EC" w:rsidRPr="00E755EC">
        <w:rPr>
          <w:rFonts w:ascii="Times New Roman" w:hAnsi="Times New Roman" w:cs="Times New Roman"/>
          <w:bCs/>
          <w:sz w:val="20"/>
          <w:szCs w:val="20"/>
        </w:rPr>
        <w:t>[</w:t>
      </w:r>
      <w:r w:rsidR="00CD7079">
        <w:rPr>
          <w:rFonts w:ascii="Times New Roman" w:hAnsi="Times New Roman" w:cs="Times New Roman"/>
          <w:bCs/>
          <w:sz w:val="20"/>
          <w:szCs w:val="20"/>
        </w:rPr>
        <w:t>6</w:t>
      </w:r>
      <w:r w:rsidR="00E755EC" w:rsidRPr="00E755EC">
        <w:rPr>
          <w:rFonts w:ascii="Times New Roman" w:hAnsi="Times New Roman" w:cs="Times New Roman"/>
          <w:bCs/>
          <w:sz w:val="20"/>
          <w:szCs w:val="20"/>
        </w:rPr>
        <w:t>]</w:t>
      </w:r>
      <w:r>
        <w:rPr>
          <w:rFonts w:ascii="Times New Roman" w:hAnsi="Times New Roman" w:cs="Times New Roman"/>
          <w:sz w:val="20"/>
          <w:szCs w:val="20"/>
        </w:rPr>
        <w:t>.</w:t>
      </w:r>
    </w:p>
    <w:p w14:paraId="386A4BC1" w14:textId="4C12B448" w:rsidR="000C6527" w:rsidRDefault="000C6527">
      <w:pPr>
        <w:pStyle w:val="Standard"/>
        <w:rPr>
          <w:rFonts w:ascii="Times New Roman" w:hAnsi="Times New Roman" w:cs="Times New Roman"/>
          <w:sz w:val="20"/>
          <w:szCs w:val="20"/>
        </w:rPr>
      </w:pPr>
      <w:r>
        <w:rPr>
          <w:rFonts w:ascii="Times New Roman" w:hAnsi="Times New Roman" w:cs="Times New Roman"/>
          <w:sz w:val="20"/>
          <w:szCs w:val="20"/>
        </w:rPr>
        <w:t xml:space="preserve">Output of normalisation layer </w:t>
      </w:r>
      <w:r w:rsidR="003D6F1C">
        <w:rPr>
          <w:rFonts w:ascii="Times New Roman" w:hAnsi="Times New Roman" w:cs="Times New Roman"/>
          <w:sz w:val="20"/>
          <w:szCs w:val="20"/>
        </w:rPr>
        <w:t xml:space="preserve">is given by </w:t>
      </w:r>
      <m:oMath>
        <m:acc>
          <m:accPr>
            <m:chr m:val="̅"/>
            <m:ctrlPr>
              <w:rPr>
                <w:rFonts w:ascii="Cambria Math" w:hAnsi="Cambria Math"/>
                <w:i/>
                <w:sz w:val="18"/>
                <w:szCs w:val="18"/>
              </w:rPr>
            </m:ctrlPr>
          </m:accPr>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e>
        </m:acc>
      </m:oMath>
      <w:r>
        <w:rPr>
          <w:rFonts w:ascii="Times New Roman" w:hAnsi="Times New Roman" w:cs="Times New Roman"/>
          <w:sz w:val="20"/>
          <w:szCs w:val="20"/>
        </w:rPr>
        <w:t>:</w:t>
      </w:r>
    </w:p>
    <w:p w14:paraId="00AC3A88" w14:textId="4F71ED81" w:rsidR="00EE1DBA" w:rsidRPr="00872249" w:rsidRDefault="004959FE">
      <w:pPr>
        <w:pStyle w:val="Standard"/>
        <w:jc w:val="center"/>
        <w:rPr>
          <w:rFonts w:ascii="Cambria Math" w:hAnsi="Cambria Math" w:cs="Times New Roman"/>
          <w:sz w:val="14"/>
          <w:szCs w:val="14"/>
        </w:rPr>
      </w:pPr>
      <m:oMath>
        <m:acc>
          <m:accPr>
            <m:chr m:val="̅"/>
            <m:ctrlPr>
              <w:rPr>
                <w:rFonts w:ascii="Cambria Math" w:hAnsi="Cambria Math"/>
                <w:i/>
                <w:sz w:val="18"/>
                <w:szCs w:val="18"/>
              </w:rPr>
            </m:ctrlPr>
          </m:accPr>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e>
        </m:acc>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r>
              <w:rPr>
                <w:rFonts w:ascii="Cambria Math" w:hAnsi="Cambria Math"/>
                <w:sz w:val="18"/>
                <w:szCs w:val="18"/>
              </w:rPr>
              <m:t>-μ</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num>
          <m:den>
            <m:rad>
              <m:radPr>
                <m:degHide m:val="1"/>
                <m:ctrlPr>
                  <w:rPr>
                    <w:rFonts w:ascii="Cambria Math" w:hAnsi="Cambria Math"/>
                    <w:sz w:val="18"/>
                    <w:szCs w:val="18"/>
                  </w:rPr>
                </m:ctrlPr>
              </m:radPr>
              <m:deg/>
              <m:e>
                <m:r>
                  <w:rPr>
                    <w:rFonts w:ascii="Cambria Math" w:hAnsi="Cambria Math"/>
                    <w:sz w:val="18"/>
                    <w:szCs w:val="18"/>
                  </w:rPr>
                  <m:t>Var</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r>
                  <w:rPr>
                    <w:rFonts w:ascii="Cambria Math" w:hAnsi="Cambria Math"/>
                    <w:sz w:val="18"/>
                    <w:szCs w:val="18"/>
                  </w:rPr>
                  <m:t>+ϵ</m:t>
                </m:r>
              </m:e>
            </m:rad>
          </m:den>
        </m:f>
        <m:r>
          <w:rPr>
            <w:rFonts w:ascii="Cambria Math" w:hAnsi="Cambria Math"/>
            <w:sz w:val="18"/>
            <w:szCs w:val="18"/>
          </w:rPr>
          <m:t>*γ+β</m:t>
        </m:r>
      </m:oMath>
      <w:r w:rsidR="007C17EA" w:rsidRPr="00872249">
        <w:rPr>
          <w:rFonts w:ascii="Cambria Math" w:hAnsi="Cambria Math" w:cs="Times New Roman"/>
          <w:sz w:val="14"/>
          <w:szCs w:val="14"/>
        </w:rPr>
        <w:t xml:space="preserve">   </w:t>
      </w:r>
    </w:p>
    <w:p w14:paraId="6A4E27DB" w14:textId="77777777" w:rsidR="00EE1DBA" w:rsidRPr="00872249" w:rsidRDefault="007C17EA">
      <w:pPr>
        <w:pStyle w:val="Standard"/>
        <w:jc w:val="center"/>
        <w:rPr>
          <w:rFonts w:ascii="Cambria Math" w:hAnsi="Cambria Math" w:cs="Times New Roman"/>
          <w:sz w:val="14"/>
          <w:szCs w:val="14"/>
        </w:rPr>
      </w:pPr>
      <w:r>
        <w:rPr>
          <w:rFonts w:ascii="Cambria Math" w:hAnsi="Cambria Math" w:cs="Times New Roman"/>
          <w:sz w:val="18"/>
          <w:szCs w:val="18"/>
        </w:rPr>
        <w:t xml:space="preserve">where,  </w:t>
      </w:r>
      <m:oMath>
        <m:r>
          <w:rPr>
            <w:rFonts w:ascii="Cambria Math" w:hAnsi="Cambria Math"/>
            <w:sz w:val="18"/>
            <w:szCs w:val="18"/>
          </w:rPr>
          <m:t>μ</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r>
          <w:rPr>
            <w:rFonts w:ascii="Cambria Math" w:hAnsi="Cambria Math"/>
            <w:sz w:val="18"/>
            <w:szCs w:val="18"/>
          </w:rPr>
          <m:t>=</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H</m:t>
                </m:r>
              </m:den>
            </m:f>
          </m:e>
        </m:d>
        <m:nary>
          <m:naryPr>
            <m:chr m:val="∑"/>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H</m:t>
            </m:r>
          </m:sup>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e>
        </m:nary>
      </m:oMath>
      <w:r w:rsidRPr="00872249">
        <w:rPr>
          <w:rFonts w:ascii="Cambria Math" w:hAnsi="Cambria Math" w:cs="Times New Roman"/>
          <w:sz w:val="14"/>
          <w:szCs w:val="14"/>
        </w:rPr>
        <w:t xml:space="preserve">,  </w:t>
      </w:r>
      <m:oMath>
        <m:r>
          <w:rPr>
            <w:rFonts w:ascii="Cambria Math" w:hAnsi="Cambria Math"/>
            <w:sz w:val="18"/>
            <w:szCs w:val="18"/>
          </w:rPr>
          <m:t>Var</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r>
          <w:rPr>
            <w:rFonts w:ascii="Cambria Math" w:hAnsi="Cambria Math"/>
            <w:sz w:val="18"/>
            <w:szCs w:val="18"/>
          </w:rPr>
          <m:t>=</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H</m:t>
                </m:r>
              </m:den>
            </m:f>
          </m:e>
        </m:d>
        <m:nary>
          <m:naryPr>
            <m:chr m:val="∑"/>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H</m:t>
            </m:r>
          </m:sup>
          <m:e>
            <m:sSup>
              <m:sSupPr>
                <m:ctrlPr>
                  <w:rPr>
                    <w:rFonts w:ascii="Cambria Math" w:hAnsi="Cambria Math"/>
                    <w:sz w:val="18"/>
                    <w:szCs w:val="18"/>
                  </w:rPr>
                </m:ctrlPr>
              </m:sSupPr>
              <m:e>
                <m:d>
                  <m:dPr>
                    <m:ctrlPr>
                      <w:rPr>
                        <w:rFonts w:ascii="Cambria Math" w:hAnsi="Cambria Math"/>
                        <w:sz w:val="18"/>
                        <w:szCs w:val="18"/>
                      </w:rPr>
                    </m:ctrlPr>
                  </m:dPr>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μ</m:t>
                        </m:r>
                      </m:e>
                      <m:sup>
                        <m:r>
                          <w:rPr>
                            <w:rFonts w:ascii="Cambria Math" w:hAnsi="Cambria Math"/>
                            <w:sz w:val="18"/>
                            <w:szCs w:val="18"/>
                          </w:rPr>
                          <m:t>l</m:t>
                        </m:r>
                      </m:sup>
                    </m:sSup>
                  </m:e>
                </m:d>
              </m:e>
              <m:sup>
                <m:r>
                  <w:rPr>
                    <w:rFonts w:ascii="Cambria Math" w:hAnsi="Cambria Math"/>
                    <w:sz w:val="18"/>
                    <w:szCs w:val="18"/>
                  </w:rPr>
                  <m:t>2</m:t>
                </m:r>
              </m:sup>
            </m:sSup>
          </m:e>
        </m:nary>
      </m:oMath>
    </w:p>
    <w:p w14:paraId="535BDC18"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where, </w:t>
      </w:r>
      <w:r>
        <w:rPr>
          <w:rFonts w:ascii="Times New Roman" w:hAnsi="Times New Roman" w:cs="Times New Roman"/>
          <w:sz w:val="20"/>
          <w:szCs w:val="20"/>
          <w:vertAlign w:val="subscript"/>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Pr>
          <w:rFonts w:ascii="Times New Roman" w:hAnsi="Times New Roman" w:cs="Times New Roman"/>
          <w:sz w:val="20"/>
          <w:szCs w:val="20"/>
          <w:vertAlign w:val="subscript"/>
        </w:rPr>
        <w:t xml:space="preserve"> </w:t>
      </w:r>
      <w:r>
        <w:rPr>
          <w:rFonts w:ascii="Times New Roman" w:hAnsi="Times New Roman" w:cs="Times New Roman"/>
          <w:sz w:val="20"/>
          <w:szCs w:val="20"/>
        </w:rPr>
        <w:t>is the value at i</w:t>
      </w:r>
      <w:r>
        <w:rPr>
          <w:rFonts w:ascii="Times New Roman" w:hAnsi="Times New Roman" w:cs="Times New Roman"/>
          <w:sz w:val="20"/>
          <w:szCs w:val="20"/>
          <w:vertAlign w:val="superscript"/>
        </w:rPr>
        <w:t>th</w:t>
      </w:r>
      <w:r>
        <w:rPr>
          <w:rFonts w:ascii="Times New Roman" w:hAnsi="Times New Roman" w:cs="Times New Roman"/>
          <w:sz w:val="20"/>
          <w:szCs w:val="20"/>
        </w:rPr>
        <w:t xml:space="preserve"> hidden unit of l</w:t>
      </w:r>
      <w:r>
        <w:rPr>
          <w:rFonts w:ascii="Times New Roman" w:hAnsi="Times New Roman" w:cs="Times New Roman"/>
          <w:sz w:val="20"/>
          <w:szCs w:val="20"/>
          <w:vertAlign w:val="superscript"/>
        </w:rPr>
        <w:t>th</w:t>
      </w:r>
      <w:r>
        <w:rPr>
          <w:rFonts w:ascii="Times New Roman" w:hAnsi="Times New Roman" w:cs="Times New Roman"/>
          <w:sz w:val="20"/>
          <w:szCs w:val="20"/>
        </w:rPr>
        <w:t xml:space="preserve"> layer and H is the number of hidden units in a layer. All the hidden units in a layer share the same normalization terms </w:t>
      </w:r>
      <m:oMath>
        <m:r>
          <w:rPr>
            <w:rFonts w:ascii="Cambria Math" w:hAnsi="Cambria Math"/>
          </w:rPr>
          <m:t>μ</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e>
            </m:d>
          </m:e>
          <m:sup>
            <m:r>
              <w:rPr>
                <w:rFonts w:ascii="Cambria Math" w:hAnsi="Cambria Math"/>
              </w:rPr>
              <m:t>l</m:t>
            </m:r>
          </m:sup>
        </m:sSup>
      </m:oMath>
      <w:r>
        <w:rPr>
          <w:rFonts w:ascii="Times New Roman" w:hAnsi="Times New Roman" w:cs="Times New Roman"/>
          <w:sz w:val="20"/>
          <w:szCs w:val="20"/>
        </w:rPr>
        <w:t xml:space="preserve"> and </w:t>
      </w:r>
      <m:oMath>
        <m:r>
          <w:rPr>
            <w:rFonts w:ascii="Cambria Math" w:hAnsi="Cambria Math"/>
          </w:rPr>
          <m:t>Var</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e>
            </m:d>
          </m:e>
          <m:sup>
            <m:r>
              <w:rPr>
                <w:rFonts w:ascii="Cambria Math" w:hAnsi="Cambria Math"/>
              </w:rPr>
              <m:t>l</m:t>
            </m:r>
          </m:sup>
        </m:sSup>
      </m:oMath>
      <w:r>
        <w:rPr>
          <w:rFonts w:ascii="Times New Roman" w:hAnsi="Times New Roman" w:cs="Times New Roman"/>
          <w:sz w:val="20"/>
          <w:szCs w:val="20"/>
        </w:rPr>
        <w:t>, but different training datapoints have different normalization terms. γ and β are learnable parameters.</w:t>
      </w:r>
    </w:p>
    <w:p w14:paraId="06175A5E" w14:textId="33678263"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hAnsi="Times New Roman" w:cs="Times New Roman"/>
          <w:b/>
          <w:bCs/>
          <w:sz w:val="20"/>
          <w:szCs w:val="20"/>
        </w:rPr>
        <w:t xml:space="preserve">Activation </w:t>
      </w:r>
      <w:proofErr w:type="gramStart"/>
      <w:r>
        <w:rPr>
          <w:rFonts w:ascii="Times New Roman" w:hAnsi="Times New Roman" w:cs="Times New Roman"/>
          <w:b/>
          <w:bCs/>
          <w:sz w:val="20"/>
          <w:szCs w:val="20"/>
        </w:rPr>
        <w:t>function</w:t>
      </w:r>
      <w:r w:rsidR="00AF6548" w:rsidRPr="00E755EC">
        <w:rPr>
          <w:rFonts w:ascii="Times New Roman" w:hAnsi="Times New Roman" w:cs="Times New Roman"/>
          <w:bCs/>
          <w:sz w:val="20"/>
          <w:szCs w:val="20"/>
        </w:rPr>
        <w:t>[</w:t>
      </w:r>
      <w:proofErr w:type="gramEnd"/>
      <w:r w:rsidR="00CD7079">
        <w:rPr>
          <w:rFonts w:ascii="Times New Roman" w:hAnsi="Times New Roman" w:cs="Times New Roman"/>
          <w:bCs/>
          <w:sz w:val="20"/>
          <w:szCs w:val="20"/>
        </w:rPr>
        <w:t>7</w:t>
      </w:r>
      <w:r w:rsidR="00AF6548" w:rsidRPr="00E755EC">
        <w:rPr>
          <w:rFonts w:ascii="Times New Roman" w:hAnsi="Times New Roman" w:cs="Times New Roman"/>
          <w:bCs/>
          <w:sz w:val="20"/>
          <w:szCs w:val="20"/>
        </w:rPr>
        <w:t>]</w:t>
      </w:r>
      <w:r>
        <w:rPr>
          <w:rFonts w:ascii="Times New Roman" w:hAnsi="Times New Roman" w:cs="Times New Roman"/>
          <w:sz w:val="20"/>
          <w:szCs w:val="20"/>
        </w:rPr>
        <w:t xml:space="preserve"> – PReLU</w:t>
      </w:r>
    </w:p>
    <w:p w14:paraId="48F26CDD" w14:textId="77777777" w:rsidR="00EE1DBA" w:rsidRDefault="007C17EA">
      <w:pPr>
        <w:pStyle w:val="Standard"/>
        <w:jc w:val="center"/>
        <w:rPr>
          <w:rFonts w:ascii="Times New Roman" w:hAnsi="Times New Roman" w:cs="Times New Roman"/>
          <w:sz w:val="20"/>
          <w:szCs w:val="20"/>
        </w:rPr>
      </w:pPr>
      <w:proofErr w:type="gramStart"/>
      <w:r>
        <w:rPr>
          <w:rFonts w:ascii="Times New Roman" w:hAnsi="Times New Roman" w:cs="Times New Roman"/>
          <w:sz w:val="20"/>
          <w:szCs w:val="20"/>
        </w:rPr>
        <w:t>PReLU(</w:t>
      </w:r>
      <w:proofErr w:type="gramEnd"/>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Pr>
          <w:rFonts w:ascii="Times New Roman" w:hAnsi="Times New Roman" w:cs="Times New Roman"/>
          <w:sz w:val="20"/>
          <w:szCs w:val="20"/>
        </w:rPr>
        <w:t xml:space="preserve">) = </w:t>
      </w:r>
      <w:r>
        <w:rPr>
          <w:rFonts w:ascii="Times New Roman" w:hAnsi="Times New Roman" w:cs="Times New Roman"/>
          <w:i/>
          <w:iCs/>
          <w:sz w:val="20"/>
          <w:szCs w:val="20"/>
        </w:rPr>
        <w:t>max</w:t>
      </w:r>
      <w:r>
        <w:rPr>
          <w:rFonts w:ascii="Times New Roman" w:hAnsi="Times New Roman" w:cs="Times New Roman"/>
          <w:sz w:val="20"/>
          <w:szCs w:val="20"/>
        </w:rPr>
        <w:t>(0,</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Pr>
          <w:rFonts w:ascii="Times New Roman" w:hAnsi="Times New Roman" w:cs="Times New Roman"/>
          <w:sz w:val="20"/>
          <w:szCs w:val="20"/>
        </w:rPr>
        <w:t>)+a</w:t>
      </w:r>
      <w:r>
        <w:rPr>
          <w:rFonts w:ascii="Times New Roman" w:hAnsi="Times New Roman" w:cs="Times New Roman"/>
          <w:sz w:val="20"/>
          <w:szCs w:val="20"/>
          <w:vertAlign w:val="subscript"/>
        </w:rPr>
        <w:t>0</w:t>
      </w:r>
      <w:r>
        <w:rPr>
          <w:rFonts w:ascii="Cambria Math" w:hAnsi="Cambria Math" w:cs="Cambria Math"/>
          <w:sz w:val="20"/>
          <w:szCs w:val="20"/>
        </w:rPr>
        <w:t>∗</w:t>
      </w:r>
      <w:r>
        <w:rPr>
          <w:rFonts w:ascii="Times New Roman" w:hAnsi="Times New Roman" w:cs="Times New Roman"/>
          <w:i/>
          <w:iCs/>
          <w:sz w:val="20"/>
          <w:szCs w:val="20"/>
        </w:rPr>
        <w:t>min</w:t>
      </w:r>
      <w:r>
        <w:rPr>
          <w:rFonts w:ascii="Times New Roman" w:hAnsi="Times New Roman" w:cs="Times New Roman"/>
          <w:sz w:val="20"/>
          <w:szCs w:val="20"/>
        </w:rPr>
        <w:t>(0,</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Pr>
          <w:rFonts w:ascii="Times New Roman" w:hAnsi="Times New Roman" w:cs="Times New Roman"/>
          <w:sz w:val="20"/>
          <w:szCs w:val="20"/>
        </w:rPr>
        <w:t>)</w:t>
      </w:r>
    </w:p>
    <w:p w14:paraId="17473447"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where, a</w:t>
      </w:r>
      <w:r>
        <w:rPr>
          <w:rFonts w:ascii="Times New Roman" w:hAnsi="Times New Roman" w:cs="Times New Roman"/>
          <w:sz w:val="20"/>
          <w:szCs w:val="20"/>
          <w:vertAlign w:val="subscript"/>
        </w:rPr>
        <w:t>0</w:t>
      </w:r>
      <w:r>
        <w:rPr>
          <w:rFonts w:ascii="Times New Roman" w:hAnsi="Times New Roman" w:cs="Times New Roman"/>
          <w:sz w:val="20"/>
          <w:szCs w:val="20"/>
        </w:rPr>
        <w:t xml:space="preserve"> is a learnable parameter.</w:t>
      </w:r>
    </w:p>
    <w:p w14:paraId="21AD410A"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4. </w:t>
      </w:r>
      <w:r>
        <w:rPr>
          <w:rFonts w:ascii="Times New Roman" w:hAnsi="Times New Roman" w:cs="Times New Roman"/>
          <w:b/>
          <w:bCs/>
          <w:sz w:val="20"/>
          <w:szCs w:val="20"/>
        </w:rPr>
        <w:t>Loss function</w:t>
      </w:r>
      <w:r>
        <w:rPr>
          <w:rFonts w:ascii="Times New Roman" w:hAnsi="Times New Roman" w:cs="Times New Roman"/>
          <w:sz w:val="20"/>
          <w:szCs w:val="20"/>
        </w:rPr>
        <w:t xml:space="preserve"> - Mean squared percent error.</w:t>
      </w:r>
    </w:p>
    <w:p w14:paraId="0EA4EDC9" w14:textId="77777777" w:rsidR="00EE1DBA" w:rsidRPr="00AC5415" w:rsidRDefault="004959FE">
      <w:pPr>
        <w:pStyle w:val="Standard"/>
        <w:jc w:val="both"/>
        <w:rPr>
          <w:rFonts w:ascii="Times New Roman" w:hAnsi="Times New Roman" w:cs="Times New Roman"/>
          <w:sz w:val="16"/>
          <w:szCs w:val="16"/>
        </w:rPr>
      </w:pPr>
      <m:oMathPara>
        <m:oMath>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N</m:t>
                  </m:r>
                </m:den>
              </m:f>
            </m:e>
          </m:d>
          <m:nary>
            <m:naryPr>
              <m:chr m:val="∑"/>
              <m:ctrlPr>
                <w:rPr>
                  <w:rFonts w:ascii="Cambria Math" w:hAnsi="Cambria Math"/>
                  <w:sz w:val="18"/>
                  <w:szCs w:val="18"/>
                </w:rPr>
              </m:ctrlPr>
            </m:naryPr>
            <m:sub>
              <m:r>
                <w:rPr>
                  <w:rFonts w:ascii="Cambria Math" w:hAnsi="Cambria Math"/>
                  <w:sz w:val="18"/>
                  <w:szCs w:val="18"/>
                </w:rPr>
                <m:t>j=1</m:t>
              </m:r>
            </m:sub>
            <m:sup>
              <m:r>
                <w:rPr>
                  <w:rFonts w:ascii="Cambria Math" w:hAnsi="Cambria Math"/>
                  <w:sz w:val="18"/>
                  <w:szCs w:val="18"/>
                </w:rPr>
                <m:t>N</m:t>
              </m:r>
            </m:sup>
            <m:e>
              <m:nary>
                <m:naryPr>
                  <m:chr m:val="∑"/>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6</m:t>
                  </m:r>
                </m:sup>
                <m:e>
                  <m:sSup>
                    <m:sSupPr>
                      <m:ctrlPr>
                        <w:rPr>
                          <w:rFonts w:ascii="Cambria Math" w:hAnsi="Cambria Math"/>
                          <w:sz w:val="18"/>
                          <w:szCs w:val="18"/>
                        </w:rPr>
                      </m:ctrlPr>
                    </m:sSupPr>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act</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pred</m:t>
                                  </m:r>
                                </m:e>
                                <m:sub>
                                  <m:r>
                                    <w:rPr>
                                      <w:rFonts w:ascii="Cambria Math" w:hAnsi="Cambria Math"/>
                                      <w:sz w:val="18"/>
                                      <w:szCs w:val="18"/>
                                    </w:rPr>
                                    <m:t>ij</m:t>
                                  </m:r>
                                </m:sub>
                              </m:sSub>
                            </m:num>
                            <m:den>
                              <m:sSub>
                                <m:sSubPr>
                                  <m:ctrlPr>
                                    <w:rPr>
                                      <w:rFonts w:ascii="Cambria Math" w:hAnsi="Cambria Math"/>
                                      <w:sz w:val="18"/>
                                      <w:szCs w:val="18"/>
                                    </w:rPr>
                                  </m:ctrlPr>
                                </m:sSubPr>
                                <m:e>
                                  <m:r>
                                    <w:rPr>
                                      <w:rFonts w:ascii="Cambria Math" w:hAnsi="Cambria Math"/>
                                      <w:sz w:val="18"/>
                                      <w:szCs w:val="18"/>
                                    </w:rPr>
                                    <m:t>act</m:t>
                                  </m:r>
                                </m:e>
                                <m:sub>
                                  <m:r>
                                    <w:rPr>
                                      <w:rFonts w:ascii="Cambria Math" w:hAnsi="Cambria Math"/>
                                      <w:sz w:val="18"/>
                                      <w:szCs w:val="18"/>
                                    </w:rPr>
                                    <m:t>ij</m:t>
                                  </m:r>
                                </m:sub>
                              </m:sSub>
                            </m:den>
                          </m:f>
                          <m:r>
                            <w:rPr>
                              <w:rFonts w:ascii="Cambria Math" w:hAnsi="Cambria Math"/>
                              <w:sz w:val="18"/>
                              <w:szCs w:val="18"/>
                            </w:rPr>
                            <m:t>*100</m:t>
                          </m:r>
                        </m:e>
                      </m:d>
                    </m:e>
                    <m:sup>
                      <m:r>
                        <w:rPr>
                          <w:rFonts w:ascii="Cambria Math" w:hAnsi="Cambria Math"/>
                          <w:sz w:val="18"/>
                          <w:szCs w:val="18"/>
                        </w:rPr>
                        <m:t>2</m:t>
                      </m:r>
                    </m:sup>
                  </m:sSup>
                </m:e>
              </m:nary>
            </m:e>
          </m:nary>
        </m:oMath>
      </m:oMathPara>
    </w:p>
    <w:p w14:paraId="6842E0A1"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Where, N is the number training examples, act</w:t>
      </w:r>
      <w:r>
        <w:rPr>
          <w:rFonts w:ascii="Times New Roman" w:hAnsi="Times New Roman" w:cs="Times New Roman"/>
          <w:sz w:val="20"/>
          <w:szCs w:val="20"/>
          <w:vertAlign w:val="subscript"/>
        </w:rPr>
        <w:t>ij</w:t>
      </w:r>
      <w:r>
        <w:rPr>
          <w:rFonts w:ascii="Times New Roman" w:hAnsi="Times New Roman" w:cs="Times New Roman"/>
          <w:sz w:val="20"/>
          <w:szCs w:val="20"/>
        </w:rPr>
        <w:t xml:space="preserve"> is actual value of i</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output of j</w:t>
      </w:r>
      <w:r>
        <w:rPr>
          <w:rFonts w:ascii="Times New Roman" w:hAnsi="Times New Roman" w:cs="Times New Roman"/>
          <w:sz w:val="20"/>
          <w:szCs w:val="20"/>
          <w:vertAlign w:val="superscript"/>
        </w:rPr>
        <w:t>th</w:t>
      </w:r>
      <w:r>
        <w:rPr>
          <w:rFonts w:ascii="Times New Roman" w:hAnsi="Times New Roman" w:cs="Times New Roman"/>
          <w:sz w:val="20"/>
          <w:szCs w:val="20"/>
        </w:rPr>
        <w:t xml:space="preserve"> training example and pred</w:t>
      </w:r>
      <w:r>
        <w:rPr>
          <w:rFonts w:ascii="Times New Roman" w:hAnsi="Times New Roman" w:cs="Times New Roman"/>
          <w:sz w:val="20"/>
          <w:szCs w:val="20"/>
          <w:vertAlign w:val="subscript"/>
        </w:rPr>
        <w:t>ij</w:t>
      </w:r>
      <w:r>
        <w:rPr>
          <w:rFonts w:ascii="Times New Roman" w:hAnsi="Times New Roman" w:cs="Times New Roman"/>
          <w:sz w:val="20"/>
          <w:szCs w:val="20"/>
        </w:rPr>
        <w:t xml:space="preserve"> is predicted value of i</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output of j</w:t>
      </w:r>
      <w:r>
        <w:rPr>
          <w:rFonts w:ascii="Times New Roman" w:hAnsi="Times New Roman" w:cs="Times New Roman"/>
          <w:sz w:val="20"/>
          <w:szCs w:val="20"/>
          <w:vertAlign w:val="superscript"/>
        </w:rPr>
        <w:t>th</w:t>
      </w:r>
      <w:r>
        <w:rPr>
          <w:rFonts w:ascii="Times New Roman" w:hAnsi="Times New Roman" w:cs="Times New Roman"/>
          <w:sz w:val="20"/>
          <w:szCs w:val="20"/>
        </w:rPr>
        <w:t xml:space="preserve"> training example.</w:t>
      </w:r>
    </w:p>
    <w:p w14:paraId="68B06B8F" w14:textId="21FD0776"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5. </w:t>
      </w:r>
      <w:r>
        <w:rPr>
          <w:rFonts w:ascii="Times New Roman" w:hAnsi="Times New Roman" w:cs="Times New Roman"/>
          <w:b/>
          <w:bCs/>
          <w:sz w:val="20"/>
          <w:szCs w:val="20"/>
        </w:rPr>
        <w:t xml:space="preserve">Adam </w:t>
      </w:r>
      <w:proofErr w:type="gramStart"/>
      <w:r>
        <w:rPr>
          <w:rFonts w:ascii="Times New Roman" w:hAnsi="Times New Roman" w:cs="Times New Roman"/>
          <w:b/>
          <w:bCs/>
          <w:sz w:val="20"/>
          <w:szCs w:val="20"/>
        </w:rPr>
        <w:t>optimizer</w:t>
      </w:r>
      <w:r w:rsidR="00E755EC" w:rsidRPr="00E755EC">
        <w:rPr>
          <w:rFonts w:ascii="Times New Roman" w:hAnsi="Times New Roman" w:cs="Times New Roman"/>
          <w:bCs/>
          <w:sz w:val="20"/>
          <w:szCs w:val="20"/>
        </w:rPr>
        <w:t>[</w:t>
      </w:r>
      <w:proofErr w:type="gramEnd"/>
      <w:r w:rsidR="00CD7079">
        <w:rPr>
          <w:rFonts w:ascii="Times New Roman" w:hAnsi="Times New Roman" w:cs="Times New Roman"/>
          <w:bCs/>
          <w:sz w:val="20"/>
          <w:szCs w:val="20"/>
        </w:rPr>
        <w:t>8</w:t>
      </w:r>
      <w:r w:rsidR="00E755EC" w:rsidRPr="00E755EC">
        <w:rPr>
          <w:rFonts w:ascii="Times New Roman" w:hAnsi="Times New Roman" w:cs="Times New Roman"/>
          <w:bCs/>
          <w:sz w:val="20"/>
          <w:szCs w:val="20"/>
        </w:rPr>
        <w:t>]</w:t>
      </w:r>
      <w:r>
        <w:rPr>
          <w:rFonts w:ascii="Times New Roman" w:hAnsi="Times New Roman" w:cs="Times New Roman"/>
          <w:sz w:val="20"/>
          <w:szCs w:val="20"/>
        </w:rPr>
        <w:t xml:space="preserve"> used for minimising the loss, betas = {0.9, 0.999}, along with mini-batch gradient descent.</w:t>
      </w:r>
    </w:p>
    <w:p w14:paraId="531B3C71" w14:textId="41BD7806"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6. Choice of activation function, loss function and optimizer was made after training and evaluating some simple neural networks on small dataset. It was observed that PreLU, Sum squared percent error and Adam gave best results. Layer normalisation did</w:t>
      </w:r>
      <w:ins w:id="6" w:author="asim.tewari" w:date="2019-08-01T13:29:00Z">
        <w:r w:rsidR="004959FE">
          <w:rPr>
            <w:rFonts w:ascii="Times New Roman" w:hAnsi="Times New Roman" w:cs="Times New Roman"/>
            <w:sz w:val="20"/>
            <w:szCs w:val="20"/>
          </w:rPr>
          <w:t xml:space="preserve"> not significantly </w:t>
        </w:r>
      </w:ins>
      <w:del w:id="7" w:author="asim.tewari" w:date="2019-08-01T13:29:00Z">
        <w:r w:rsidDel="004959FE">
          <w:rPr>
            <w:rFonts w:ascii="Times New Roman" w:hAnsi="Times New Roman" w:cs="Times New Roman"/>
            <w:sz w:val="20"/>
            <w:szCs w:val="20"/>
          </w:rPr>
          <w:delText xml:space="preserve">n’t </w:delText>
        </w:r>
      </w:del>
      <w:r>
        <w:rPr>
          <w:rFonts w:ascii="Times New Roman" w:hAnsi="Times New Roman" w:cs="Times New Roman"/>
          <w:sz w:val="20"/>
          <w:szCs w:val="20"/>
        </w:rPr>
        <w:t>improve the accuracy</w:t>
      </w:r>
      <w:ins w:id="8" w:author="asim.tewari" w:date="2019-08-01T13:30:00Z">
        <w:r w:rsidR="004959FE">
          <w:rPr>
            <w:rFonts w:ascii="Times New Roman" w:hAnsi="Times New Roman" w:cs="Times New Roman"/>
            <w:sz w:val="20"/>
            <w:szCs w:val="20"/>
          </w:rPr>
          <w:t>; h</w:t>
        </w:r>
      </w:ins>
      <w:del w:id="9" w:author="asim.tewari" w:date="2019-08-01T13:30:00Z">
        <w:r w:rsidDel="004959FE">
          <w:rPr>
            <w:rFonts w:ascii="Times New Roman" w:hAnsi="Times New Roman" w:cs="Times New Roman"/>
            <w:sz w:val="20"/>
            <w:szCs w:val="20"/>
          </w:rPr>
          <w:delText xml:space="preserve"> significantly, but still </w:delText>
        </w:r>
      </w:del>
      <w:ins w:id="10" w:author="asim.tewari" w:date="2019-08-01T13:30:00Z">
        <w:r w:rsidR="004959FE">
          <w:rPr>
            <w:rFonts w:ascii="Times New Roman" w:hAnsi="Times New Roman" w:cs="Times New Roman"/>
            <w:sz w:val="20"/>
            <w:szCs w:val="20"/>
          </w:rPr>
          <w:t xml:space="preserve">owever, </w:t>
        </w:r>
      </w:ins>
      <w:r>
        <w:rPr>
          <w:rFonts w:ascii="Times New Roman" w:hAnsi="Times New Roman" w:cs="Times New Roman"/>
          <w:sz w:val="20"/>
          <w:szCs w:val="20"/>
        </w:rPr>
        <w:t xml:space="preserve">it </w:t>
      </w:r>
      <w:ins w:id="11" w:author="asim.tewari" w:date="2019-08-01T13:30:00Z">
        <w:r w:rsidR="004959FE">
          <w:rPr>
            <w:rFonts w:ascii="Times New Roman" w:hAnsi="Times New Roman" w:cs="Times New Roman"/>
            <w:sz w:val="20"/>
            <w:szCs w:val="20"/>
          </w:rPr>
          <w:t xml:space="preserve">still </w:t>
        </w:r>
      </w:ins>
      <w:r>
        <w:rPr>
          <w:rFonts w:ascii="Times New Roman" w:hAnsi="Times New Roman" w:cs="Times New Roman"/>
          <w:sz w:val="20"/>
          <w:szCs w:val="20"/>
        </w:rPr>
        <w:t>gave positive results.</w:t>
      </w:r>
    </w:p>
    <w:p w14:paraId="56EA9FAE" w14:textId="77777777" w:rsidR="00EE1DBA" w:rsidRDefault="007C17EA">
      <w:pPr>
        <w:pStyle w:val="Standard"/>
        <w:jc w:val="both"/>
        <w:rPr>
          <w:rFonts w:ascii="Arial" w:hAnsi="Arial" w:cs="Arial"/>
          <w:b/>
          <w:bCs/>
          <w:sz w:val="20"/>
          <w:szCs w:val="20"/>
        </w:rPr>
      </w:pPr>
      <w:r>
        <w:rPr>
          <w:rFonts w:ascii="Arial" w:hAnsi="Arial" w:cs="Arial"/>
          <w:b/>
          <w:bCs/>
          <w:sz w:val="20"/>
          <w:szCs w:val="20"/>
        </w:rPr>
        <w:t>TRAINING THE NEURAL NETWORK</w:t>
      </w:r>
    </w:p>
    <w:p w14:paraId="01FCADE2"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1. Models were tuned for two different intervals of </w:t>
      </w:r>
      <w:r>
        <w:rPr>
          <w:rFonts w:ascii="Times New Roman" w:hAnsi="Times New Roman" w:cs="Times New Roman"/>
          <w:b/>
          <w:bCs/>
          <w:sz w:val="20"/>
          <w:szCs w:val="20"/>
        </w:rPr>
        <w:t>η</w:t>
      </w:r>
      <w:r>
        <w:rPr>
          <w:rFonts w:ascii="Times New Roman" w:hAnsi="Times New Roman" w:cs="Times New Roman"/>
          <w:sz w:val="20"/>
          <w:szCs w:val="20"/>
        </w:rPr>
        <w:t>:</w:t>
      </w:r>
    </w:p>
    <w:p w14:paraId="55A75825" w14:textId="78FCFCA4"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ab/>
      </w:r>
      <w:r w:rsidR="00665445">
        <w:rPr>
          <w:rFonts w:ascii="Times New Roman" w:hAnsi="Times New Roman" w:cs="Times New Roman"/>
          <w:sz w:val="20"/>
          <w:szCs w:val="20"/>
        </w:rPr>
        <w:t>I.</w:t>
      </w:r>
      <w:r>
        <w:rPr>
          <w:rFonts w:ascii="Times New Roman" w:hAnsi="Times New Roman" w:cs="Times New Roman"/>
          <w:sz w:val="20"/>
          <w:szCs w:val="20"/>
        </w:rPr>
        <w:t xml:space="preserve"> </w:t>
      </w:r>
      <w:r>
        <w:rPr>
          <w:rFonts w:ascii="Times New Roman" w:hAnsi="Times New Roman" w:cs="Times New Roman"/>
          <w:b/>
          <w:bCs/>
          <w:sz w:val="20"/>
          <w:szCs w:val="20"/>
        </w:rPr>
        <w:t>η</w:t>
      </w:r>
      <w:bookmarkStart w:id="12" w:name="_Hlk12610149"/>
      <w:r>
        <w:rPr>
          <w:rFonts w:ascii="Times New Roman" w:hAnsi="Times New Roman" w:cs="Times New Roman"/>
          <w:sz w:val="20"/>
          <w:szCs w:val="20"/>
        </w:rPr>
        <w:t xml:space="preserve"> є </w:t>
      </w:r>
      <w:bookmarkEnd w:id="12"/>
      <w:r>
        <w:rPr>
          <w:rFonts w:ascii="Times New Roman" w:hAnsi="Times New Roman" w:cs="Times New Roman"/>
          <w:sz w:val="20"/>
          <w:szCs w:val="20"/>
        </w:rPr>
        <w:t xml:space="preserve">[0, 3],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[2e-3, 0.56].</w:t>
      </w:r>
    </w:p>
    <w:p w14:paraId="0FED6142" w14:textId="6EBB7CCA"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ab/>
      </w:r>
      <w:r w:rsidR="00665445">
        <w:rPr>
          <w:rFonts w:ascii="Times New Roman" w:hAnsi="Times New Roman" w:cs="Times New Roman"/>
          <w:sz w:val="20"/>
          <w:szCs w:val="20"/>
        </w:rPr>
        <w:t>II.</w:t>
      </w:r>
      <w:r>
        <w:rPr>
          <w:rFonts w:ascii="Times New Roman" w:hAnsi="Times New Roman" w:cs="Times New Roman"/>
          <w:sz w:val="20"/>
          <w:szCs w:val="20"/>
        </w:rPr>
        <w:t xml:space="preserve"> </w:t>
      </w:r>
      <w:r>
        <w:rPr>
          <w:rFonts w:ascii="Times New Roman" w:hAnsi="Times New Roman" w:cs="Times New Roman"/>
          <w:b/>
          <w:bCs/>
          <w:sz w:val="20"/>
          <w:szCs w:val="20"/>
        </w:rPr>
        <w:t>η</w:t>
      </w:r>
      <w:r>
        <w:rPr>
          <w:rFonts w:ascii="Times New Roman" w:hAnsi="Times New Roman" w:cs="Times New Roman"/>
          <w:sz w:val="20"/>
          <w:szCs w:val="20"/>
        </w:rPr>
        <w:t xml:space="preserve"> 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[7e-2, 0.56].</w:t>
      </w:r>
    </w:p>
    <w:p w14:paraId="20B8D4FB"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2. Various models were trained on each of the above cases by tuning following hyperparameters:</w:t>
      </w:r>
    </w:p>
    <w:p w14:paraId="6DCF56E8" w14:textId="5AF0238F" w:rsidR="00EE1DBA" w:rsidRDefault="00665445">
      <w:pPr>
        <w:pStyle w:val="Standard"/>
        <w:jc w:val="both"/>
        <w:rPr>
          <w:rFonts w:ascii="Times New Roman" w:hAnsi="Times New Roman" w:cs="Times New Roman"/>
          <w:sz w:val="20"/>
          <w:szCs w:val="20"/>
        </w:rPr>
      </w:pPr>
      <w:r>
        <w:rPr>
          <w:rFonts w:ascii="Times New Roman" w:hAnsi="Times New Roman" w:cs="Times New Roman"/>
          <w:sz w:val="20"/>
          <w:szCs w:val="20"/>
        </w:rPr>
        <w:t>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L1</w:t>
      </w:r>
      <w:r w:rsidR="007C17EA">
        <w:rPr>
          <w:rFonts w:ascii="Times New Roman" w:hAnsi="Times New Roman" w:cs="Times New Roman"/>
          <w:sz w:val="20"/>
          <w:szCs w:val="20"/>
        </w:rPr>
        <w:t xml:space="preserve"> = Number of hidden layers with layer normalisation and activation.</w:t>
      </w:r>
    </w:p>
    <w:p w14:paraId="4645E530" w14:textId="1578EB86" w:rsidR="00EE1DBA" w:rsidRDefault="00665445">
      <w:pPr>
        <w:pStyle w:val="Standard"/>
        <w:jc w:val="both"/>
        <w:rPr>
          <w:rFonts w:ascii="Times New Roman" w:hAnsi="Times New Roman" w:cs="Times New Roman"/>
          <w:sz w:val="20"/>
          <w:szCs w:val="20"/>
        </w:rPr>
      </w:pPr>
      <w:r>
        <w:rPr>
          <w:rFonts w:ascii="Times New Roman" w:hAnsi="Times New Roman" w:cs="Times New Roman"/>
          <w:sz w:val="20"/>
          <w:szCs w:val="20"/>
        </w:rPr>
        <w:t>II.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N1</w:t>
      </w:r>
      <w:r w:rsidR="007C17EA">
        <w:rPr>
          <w:rFonts w:ascii="Times New Roman" w:hAnsi="Times New Roman" w:cs="Times New Roman"/>
          <w:sz w:val="20"/>
          <w:szCs w:val="20"/>
        </w:rPr>
        <w:t xml:space="preserve"> = Number of units in “</w:t>
      </w:r>
      <w:r w:rsidR="007C17EA">
        <w:rPr>
          <w:rFonts w:ascii="Times New Roman" w:hAnsi="Times New Roman" w:cs="Times New Roman"/>
          <w:b/>
          <w:bCs/>
          <w:sz w:val="20"/>
          <w:szCs w:val="20"/>
        </w:rPr>
        <w:t>L1</w:t>
      </w:r>
      <w:r w:rsidR="007C17EA">
        <w:rPr>
          <w:rFonts w:ascii="Times New Roman" w:hAnsi="Times New Roman" w:cs="Times New Roman"/>
          <w:sz w:val="20"/>
          <w:szCs w:val="20"/>
        </w:rPr>
        <w:t>” hidden layers.</w:t>
      </w:r>
    </w:p>
    <w:p w14:paraId="0276334A" w14:textId="499C8A78" w:rsidR="00EE1DBA" w:rsidRDefault="00665445">
      <w:pPr>
        <w:pStyle w:val="Standard"/>
        <w:jc w:val="both"/>
        <w:rPr>
          <w:rFonts w:ascii="Times New Roman" w:hAnsi="Times New Roman" w:cs="Times New Roman"/>
          <w:sz w:val="20"/>
          <w:szCs w:val="20"/>
        </w:rPr>
      </w:pPr>
      <w:r>
        <w:rPr>
          <w:rFonts w:ascii="Times New Roman" w:hAnsi="Times New Roman" w:cs="Times New Roman"/>
          <w:sz w:val="20"/>
          <w:szCs w:val="20"/>
        </w:rPr>
        <w:t>III.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N2</w:t>
      </w:r>
      <w:r w:rsidR="007C17EA">
        <w:rPr>
          <w:rFonts w:ascii="Times New Roman" w:hAnsi="Times New Roman" w:cs="Times New Roman"/>
          <w:sz w:val="20"/>
          <w:szCs w:val="20"/>
        </w:rPr>
        <w:t xml:space="preserve"> = Parameter defining number of units in remaining hidden layers.</w:t>
      </w:r>
    </w:p>
    <w:p w14:paraId="0B9A50FD" w14:textId="64072092" w:rsidR="00EE1DBA" w:rsidRDefault="00665445">
      <w:pPr>
        <w:pStyle w:val="Standard"/>
        <w:jc w:val="both"/>
        <w:rPr>
          <w:rFonts w:ascii="Times New Roman" w:hAnsi="Times New Roman" w:cs="Times New Roman"/>
          <w:sz w:val="20"/>
          <w:szCs w:val="20"/>
        </w:rPr>
      </w:pPr>
      <w:r>
        <w:rPr>
          <w:rFonts w:ascii="Times New Roman" w:hAnsi="Times New Roman" w:cs="Times New Roman"/>
          <w:sz w:val="20"/>
          <w:szCs w:val="20"/>
        </w:rPr>
        <w:t>IV.</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Initial LR</w:t>
      </w:r>
      <w:r w:rsidR="007C17EA">
        <w:rPr>
          <w:rFonts w:ascii="Times New Roman" w:hAnsi="Times New Roman" w:cs="Times New Roman"/>
          <w:sz w:val="20"/>
          <w:szCs w:val="20"/>
        </w:rPr>
        <w:t xml:space="preserve"> = Initial learning rate.</w:t>
      </w:r>
    </w:p>
    <w:p w14:paraId="3A21A8BE" w14:textId="7C06D60F" w:rsidR="00EE1DBA" w:rsidRDefault="00665445">
      <w:pPr>
        <w:pStyle w:val="Standard"/>
        <w:jc w:val="both"/>
        <w:rPr>
          <w:rFonts w:ascii="Times New Roman" w:hAnsi="Times New Roman" w:cs="Times New Roman"/>
          <w:sz w:val="20"/>
          <w:szCs w:val="20"/>
        </w:rPr>
      </w:pPr>
      <w:r>
        <w:rPr>
          <w:rFonts w:ascii="Times New Roman" w:hAnsi="Times New Roman" w:cs="Times New Roman"/>
          <w:sz w:val="20"/>
          <w:szCs w:val="20"/>
        </w:rPr>
        <w:lastRenderedPageBreak/>
        <w:t>V.</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 xml:space="preserve">Update period = </w:t>
      </w:r>
      <w:r w:rsidR="007C17EA">
        <w:rPr>
          <w:rFonts w:ascii="Times New Roman" w:hAnsi="Times New Roman" w:cs="Times New Roman"/>
          <w:sz w:val="20"/>
          <w:szCs w:val="20"/>
        </w:rPr>
        <w:t>Number of iterations after which the learning rate will be updated.</w:t>
      </w:r>
    </w:p>
    <w:p w14:paraId="38535FA6" w14:textId="772C5D5E" w:rsidR="00EE1DBA" w:rsidRDefault="00665445">
      <w:pPr>
        <w:pStyle w:val="Standard"/>
        <w:jc w:val="both"/>
        <w:rPr>
          <w:rFonts w:ascii="Times New Roman" w:hAnsi="Times New Roman" w:cs="Times New Roman"/>
          <w:sz w:val="20"/>
          <w:szCs w:val="20"/>
        </w:rPr>
      </w:pPr>
      <w:r>
        <w:rPr>
          <w:rFonts w:ascii="Times New Roman" w:hAnsi="Times New Roman" w:cs="Times New Roman"/>
          <w:sz w:val="20"/>
          <w:szCs w:val="20"/>
        </w:rPr>
        <w:t>VI.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 xml:space="preserve">Update factor = </w:t>
      </w:r>
      <w:r w:rsidR="007C17EA">
        <w:rPr>
          <w:rFonts w:ascii="Times New Roman" w:hAnsi="Times New Roman" w:cs="Times New Roman"/>
          <w:sz w:val="20"/>
          <w:szCs w:val="20"/>
        </w:rPr>
        <w:t>Factor by which to divide on each update.</w:t>
      </w:r>
    </w:p>
    <w:p w14:paraId="71893DAA"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3. For tuning the hyperparameters mentioned above, several models were trained by randomly sampling the values of each hyperparameter from a certain interval best suited for that hyperparameter. Sampling interval of all hyperparameters was narrowed down over subsequent iterations, around the region giving best performance for finer tuning.</w:t>
      </w:r>
    </w:p>
    <w:p w14:paraId="52CA5E61"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4. Dataset generated earlier was shuffled and then datapoints were randomly selected from it, to generate training and validation datasets. Models were trained over training dataset and then, validation dataset was used to pick the best model. Finally, the model that performed best on the validation dataset of 1,000 datapoints was evaluated on the test dataset and results are tabulated in the next sections. After training few simple models, following values of learning rate parameters, mini-batch size number of mini-batches, number of iterations, etc. worked best:</w:t>
      </w:r>
    </w:p>
    <w:tbl>
      <w:tblPr>
        <w:tblStyle w:val="GridTable1Light"/>
        <w:tblpPr w:leftFromText="180" w:rightFromText="180" w:vertAnchor="text" w:horzAnchor="margin" w:tblpXSpec="right" w:tblpY="-163"/>
        <w:tblW w:w="5000" w:type="pct"/>
        <w:tblLook w:val="04A0" w:firstRow="1" w:lastRow="0" w:firstColumn="1" w:lastColumn="0" w:noHBand="0" w:noVBand="1"/>
      </w:tblPr>
      <w:tblGrid>
        <w:gridCol w:w="2515"/>
        <w:gridCol w:w="1333"/>
        <w:gridCol w:w="1317"/>
      </w:tblGrid>
      <w:tr w:rsidR="009A09EE" w14:paraId="1859C352" w14:textId="77777777" w:rsidTr="009A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bottom w:val="single" w:sz="12" w:space="0" w:color="666666"/>
            </w:tcBorders>
            <w:shd w:val="clear" w:color="auto" w:fill="auto"/>
          </w:tcPr>
          <w:p w14:paraId="2F6D4C93" w14:textId="77777777" w:rsidR="009A09EE" w:rsidRDefault="009A09EE" w:rsidP="009A09EE">
            <w:pPr>
              <w:pStyle w:val="Standard"/>
              <w:spacing w:after="0" w:line="240" w:lineRule="auto"/>
              <w:jc w:val="both"/>
              <w:rPr>
                <w:rFonts w:ascii="Times New Roman" w:hAnsi="Times New Roman" w:cs="Times New Roman"/>
                <w:b w:val="0"/>
                <w:bCs w:val="0"/>
                <w:sz w:val="20"/>
                <w:szCs w:val="20"/>
              </w:rPr>
            </w:pPr>
          </w:p>
        </w:tc>
        <w:tc>
          <w:tcPr>
            <w:tcW w:w="1275" w:type="dxa"/>
            <w:tcBorders>
              <w:bottom w:val="single" w:sz="12" w:space="0" w:color="666666"/>
            </w:tcBorders>
            <w:shd w:val="clear" w:color="auto" w:fill="auto"/>
          </w:tcPr>
          <w:p w14:paraId="0F1F7CB8" w14:textId="77777777" w:rsidR="009A09EE" w:rsidRDefault="009A09EE" w:rsidP="009A09EE">
            <w:pPr>
              <w:pStyle w:val="Standard"/>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sz w:val="20"/>
                <w:szCs w:val="20"/>
              </w:rPr>
              <w:t>Case 1</w:t>
            </w:r>
          </w:p>
        </w:tc>
        <w:tc>
          <w:tcPr>
            <w:tcW w:w="1259" w:type="dxa"/>
            <w:tcBorders>
              <w:bottom w:val="single" w:sz="12" w:space="0" w:color="666666"/>
            </w:tcBorders>
            <w:shd w:val="clear" w:color="auto" w:fill="auto"/>
          </w:tcPr>
          <w:p w14:paraId="4600661A" w14:textId="77777777" w:rsidR="009A09EE" w:rsidRDefault="009A09EE" w:rsidP="009A09EE">
            <w:pPr>
              <w:pStyle w:val="Standard"/>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sz w:val="20"/>
                <w:szCs w:val="20"/>
              </w:rPr>
              <w:t>Case 2</w:t>
            </w:r>
          </w:p>
        </w:tc>
      </w:tr>
      <w:tr w:rsidR="009A09EE" w14:paraId="574D6238"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46A6EC64"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 Training datapoints</w:t>
            </w:r>
          </w:p>
        </w:tc>
        <w:tc>
          <w:tcPr>
            <w:tcW w:w="1275" w:type="dxa"/>
            <w:shd w:val="clear" w:color="auto" w:fill="auto"/>
          </w:tcPr>
          <w:p w14:paraId="0CC79CBC"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0"/>
                <w:szCs w:val="20"/>
              </w:rPr>
              <w:t>2*2</w:t>
            </w:r>
            <w:r>
              <w:rPr>
                <w:rFonts w:ascii="Times New Roman" w:hAnsi="Times New Roman" w:cs="Times New Roman"/>
                <w:sz w:val="20"/>
                <w:szCs w:val="20"/>
                <w:vertAlign w:val="superscript"/>
              </w:rPr>
              <w:t>11</w:t>
            </w:r>
          </w:p>
        </w:tc>
        <w:tc>
          <w:tcPr>
            <w:tcW w:w="1259" w:type="dxa"/>
            <w:shd w:val="clear" w:color="auto" w:fill="auto"/>
          </w:tcPr>
          <w:p w14:paraId="60D49B0E"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20*</w:t>
            </w:r>
            <w:r>
              <w:rPr>
                <w:rFonts w:ascii="Times New Roman" w:hAnsi="Times New Roman" w:cs="Times New Roman"/>
                <w:sz w:val="20"/>
                <w:szCs w:val="20"/>
              </w:rPr>
              <w:t>2</w:t>
            </w:r>
            <w:r>
              <w:rPr>
                <w:rFonts w:ascii="Times New Roman" w:hAnsi="Times New Roman" w:cs="Times New Roman"/>
                <w:sz w:val="20"/>
                <w:szCs w:val="20"/>
                <w:vertAlign w:val="superscript"/>
              </w:rPr>
              <w:t>11</w:t>
            </w:r>
          </w:p>
        </w:tc>
      </w:tr>
      <w:tr w:rsidR="009A09EE" w14:paraId="6602B49F"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4EBDDB08"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 Iterations</w:t>
            </w:r>
          </w:p>
        </w:tc>
        <w:tc>
          <w:tcPr>
            <w:tcW w:w="2534" w:type="dxa"/>
            <w:gridSpan w:val="2"/>
            <w:shd w:val="clear" w:color="auto" w:fill="auto"/>
          </w:tcPr>
          <w:p w14:paraId="64888FD4"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0"/>
                <w:szCs w:val="20"/>
              </w:rPr>
              <w:t>30,000</w:t>
            </w:r>
          </w:p>
        </w:tc>
      </w:tr>
      <w:tr w:rsidR="009A09EE" w14:paraId="4BFF8AF6"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10D8143A"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Initial LR</w:t>
            </w:r>
          </w:p>
        </w:tc>
        <w:tc>
          <w:tcPr>
            <w:tcW w:w="2534" w:type="dxa"/>
            <w:gridSpan w:val="2"/>
            <w:shd w:val="clear" w:color="auto" w:fill="auto"/>
          </w:tcPr>
          <w:p w14:paraId="4C8CAE17"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0.01</w:t>
            </w:r>
          </w:p>
        </w:tc>
      </w:tr>
      <w:tr w:rsidR="009A09EE" w14:paraId="18F87E4E"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2582DAB5"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Update period</w:t>
            </w:r>
          </w:p>
        </w:tc>
        <w:tc>
          <w:tcPr>
            <w:tcW w:w="2534" w:type="dxa"/>
            <w:gridSpan w:val="2"/>
            <w:shd w:val="clear" w:color="auto" w:fill="auto"/>
          </w:tcPr>
          <w:p w14:paraId="280D1557"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5,000</w:t>
            </w:r>
          </w:p>
        </w:tc>
      </w:tr>
      <w:tr w:rsidR="009A09EE" w14:paraId="6E053133"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101225B2"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Update factor</w:t>
            </w:r>
          </w:p>
        </w:tc>
        <w:tc>
          <w:tcPr>
            <w:tcW w:w="2534" w:type="dxa"/>
            <w:gridSpan w:val="2"/>
            <w:shd w:val="clear" w:color="auto" w:fill="auto"/>
          </w:tcPr>
          <w:p w14:paraId="233CC959"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5</w:t>
            </w:r>
          </w:p>
        </w:tc>
      </w:tr>
    </w:tbl>
    <w:p w14:paraId="3893822F" w14:textId="77777777" w:rsidR="00EE1DBA" w:rsidRDefault="007C17EA">
      <w:pPr>
        <w:pStyle w:val="Standard"/>
        <w:rPr>
          <w:rFonts w:ascii="Times New Roman" w:hAnsi="Times New Roman" w:cs="Times New Roman"/>
          <w:sz w:val="18"/>
          <w:szCs w:val="18"/>
        </w:rPr>
      </w:pPr>
      <w:r>
        <w:rPr>
          <w:rFonts w:ascii="Times New Roman" w:hAnsi="Times New Roman" w:cs="Times New Roman"/>
          <w:b/>
          <w:bCs/>
          <w:sz w:val="18"/>
          <w:szCs w:val="18"/>
        </w:rPr>
        <w:t>Note:</w:t>
      </w:r>
      <w:r>
        <w:rPr>
          <w:rFonts w:ascii="Times New Roman" w:hAnsi="Times New Roman" w:cs="Times New Roman"/>
          <w:sz w:val="18"/>
          <w:szCs w:val="18"/>
        </w:rPr>
        <w:t xml:space="preserve"> # Training examples = n*2</w:t>
      </w:r>
      <w:r>
        <w:rPr>
          <w:rFonts w:ascii="Times New Roman" w:hAnsi="Times New Roman" w:cs="Times New Roman"/>
          <w:sz w:val="18"/>
          <w:szCs w:val="18"/>
          <w:vertAlign w:val="superscript"/>
        </w:rPr>
        <w:t>m</w:t>
      </w:r>
      <w:r>
        <w:rPr>
          <w:rFonts w:ascii="Times New Roman" w:hAnsi="Times New Roman" w:cs="Times New Roman"/>
          <w:sz w:val="18"/>
          <w:szCs w:val="18"/>
        </w:rPr>
        <w:t>,</w:t>
      </w:r>
      <w:r>
        <w:rPr>
          <w:rFonts w:ascii="Times New Roman" w:hAnsi="Times New Roman" w:cs="Times New Roman"/>
          <w:sz w:val="18"/>
          <w:szCs w:val="18"/>
          <w:vertAlign w:val="superscript"/>
        </w:rPr>
        <w:t xml:space="preserve"> </w:t>
      </w:r>
      <w:r>
        <w:rPr>
          <w:rFonts w:ascii="Times New Roman" w:hAnsi="Times New Roman" w:cs="Times New Roman"/>
          <w:sz w:val="18"/>
          <w:szCs w:val="18"/>
        </w:rPr>
        <w:t>where n = #mini-batches, m = mini-batch size. Iteration over n mini-batches, i.e. whole training set, was considered as one iteration.</w:t>
      </w:r>
    </w:p>
    <w:p w14:paraId="0DF621D7" w14:textId="77777777"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4. Models were trained using pytorch on NVIDIA GTX GeForce 1060 6GB GPU.</w:t>
      </w:r>
    </w:p>
    <w:tbl>
      <w:tblPr>
        <w:tblStyle w:val="GridTable1Light"/>
        <w:tblpPr w:leftFromText="180" w:rightFromText="180" w:vertAnchor="text" w:tblpX="6303" w:tblpY="2037"/>
        <w:tblW w:w="4815" w:type="dxa"/>
        <w:tblLook w:val="04A0" w:firstRow="1" w:lastRow="0" w:firstColumn="1" w:lastColumn="0" w:noHBand="0" w:noVBand="1"/>
      </w:tblPr>
      <w:tblGrid>
        <w:gridCol w:w="1837"/>
        <w:gridCol w:w="1418"/>
        <w:gridCol w:w="1560"/>
      </w:tblGrid>
      <w:tr w:rsidR="00EE1DBA" w14:paraId="7035B655" w14:textId="77777777" w:rsidTr="00EE1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gridSpan w:val="3"/>
            <w:tcBorders>
              <w:bottom w:val="single" w:sz="12" w:space="0" w:color="666666"/>
            </w:tcBorders>
            <w:shd w:val="clear" w:color="auto" w:fill="auto"/>
          </w:tcPr>
          <w:p w14:paraId="367CE3A3" w14:textId="77777777" w:rsidR="00EE1DBA" w:rsidRDefault="007C17EA">
            <w:pPr>
              <w:pStyle w:val="TableContents"/>
              <w:spacing w:after="0" w:line="240" w:lineRule="auto"/>
              <w:jc w:val="center"/>
            </w:pPr>
            <w:r>
              <w:rPr>
                <w:rFonts w:ascii="Times New Roman" w:hAnsi="Times New Roman" w:cs="Times New Roman"/>
                <w:b w:val="0"/>
                <w:bCs w:val="0"/>
                <w:color w:val="000000"/>
                <w:sz w:val="20"/>
                <w:szCs w:val="20"/>
                <w:u w:val="single"/>
              </w:rPr>
              <w:t>Network architecture</w:t>
            </w:r>
          </w:p>
        </w:tc>
      </w:tr>
      <w:tr w:rsidR="00EE1DBA" w14:paraId="37FBDD03"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57A0DE14" w14:textId="77777777" w:rsidR="00EE1DBA" w:rsidRDefault="007C17EA">
            <w:pPr>
              <w:pStyle w:val="TableContents"/>
              <w:spacing w:after="0" w:line="240" w:lineRule="auto"/>
            </w:pPr>
            <w:r>
              <w:rPr>
                <w:rFonts w:ascii="Times New Roman" w:hAnsi="Times New Roman" w:cs="Times New Roman"/>
                <w:color w:val="000000"/>
                <w:sz w:val="20"/>
                <w:szCs w:val="20"/>
              </w:rPr>
              <w:t>Hyper-parameter</w:t>
            </w:r>
          </w:p>
        </w:tc>
        <w:tc>
          <w:tcPr>
            <w:tcW w:w="1418" w:type="dxa"/>
            <w:shd w:val="clear" w:color="auto" w:fill="auto"/>
          </w:tcPr>
          <w:p w14:paraId="51748134"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560" w:type="dxa"/>
            <w:shd w:val="clear" w:color="auto" w:fill="auto"/>
          </w:tcPr>
          <w:p w14:paraId="7D8D7CDB"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r>
      <w:tr w:rsidR="00EE1DBA" w14:paraId="4E11B669"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545A94E1" w14:textId="77777777" w:rsidR="00EE1DBA" w:rsidRDefault="007C17EA">
            <w:pPr>
              <w:pStyle w:val="TableContents"/>
              <w:spacing w:after="0" w:line="240" w:lineRule="auto"/>
            </w:pPr>
            <w:r>
              <w:rPr>
                <w:rFonts w:ascii="Times New Roman" w:hAnsi="Times New Roman" w:cs="Times New Roman"/>
                <w:color w:val="000000"/>
                <w:sz w:val="20"/>
                <w:szCs w:val="20"/>
              </w:rPr>
              <w:t>L1</w:t>
            </w:r>
          </w:p>
        </w:tc>
        <w:tc>
          <w:tcPr>
            <w:tcW w:w="1418" w:type="dxa"/>
            <w:shd w:val="clear" w:color="auto" w:fill="auto"/>
          </w:tcPr>
          <w:p w14:paraId="320E5EF2"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3</w:t>
            </w:r>
          </w:p>
        </w:tc>
        <w:tc>
          <w:tcPr>
            <w:tcW w:w="1560" w:type="dxa"/>
            <w:shd w:val="clear" w:color="auto" w:fill="auto"/>
          </w:tcPr>
          <w:p w14:paraId="6C5D3045"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7</w:t>
            </w:r>
          </w:p>
        </w:tc>
      </w:tr>
      <w:tr w:rsidR="00EE1DBA" w14:paraId="3A601769"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188FB0FD" w14:textId="77777777" w:rsidR="00EE1DBA" w:rsidRDefault="007C17EA">
            <w:pPr>
              <w:pStyle w:val="TableContents"/>
              <w:spacing w:after="0" w:line="240" w:lineRule="auto"/>
            </w:pPr>
            <w:r>
              <w:rPr>
                <w:rFonts w:ascii="Times New Roman" w:hAnsi="Times New Roman" w:cs="Times New Roman"/>
                <w:color w:val="000000"/>
                <w:sz w:val="20"/>
                <w:szCs w:val="20"/>
              </w:rPr>
              <w:t>N1</w:t>
            </w:r>
          </w:p>
        </w:tc>
        <w:tc>
          <w:tcPr>
            <w:tcW w:w="1418" w:type="dxa"/>
            <w:shd w:val="clear" w:color="auto" w:fill="auto"/>
          </w:tcPr>
          <w:p w14:paraId="5B85A164"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173</w:t>
            </w:r>
          </w:p>
        </w:tc>
        <w:tc>
          <w:tcPr>
            <w:tcW w:w="1560" w:type="dxa"/>
            <w:shd w:val="clear" w:color="auto" w:fill="auto"/>
          </w:tcPr>
          <w:p w14:paraId="308D5E1C"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207</w:t>
            </w:r>
          </w:p>
        </w:tc>
      </w:tr>
      <w:tr w:rsidR="00EE1DBA" w14:paraId="55D1B027"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136EFCAD" w14:textId="77777777" w:rsidR="00EE1DBA" w:rsidRDefault="007C17EA">
            <w:pPr>
              <w:pStyle w:val="TableContents"/>
              <w:spacing w:after="0" w:line="240" w:lineRule="auto"/>
            </w:pPr>
            <w:r>
              <w:rPr>
                <w:rFonts w:ascii="Times New Roman" w:hAnsi="Times New Roman" w:cs="Times New Roman"/>
                <w:color w:val="000000"/>
                <w:sz w:val="20"/>
                <w:szCs w:val="20"/>
              </w:rPr>
              <w:t>N2</w:t>
            </w:r>
          </w:p>
        </w:tc>
        <w:tc>
          <w:tcPr>
            <w:tcW w:w="1418" w:type="dxa"/>
            <w:shd w:val="clear" w:color="auto" w:fill="auto"/>
          </w:tcPr>
          <w:p w14:paraId="23E0310C"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3</w:t>
            </w:r>
          </w:p>
        </w:tc>
        <w:tc>
          <w:tcPr>
            <w:tcW w:w="1560" w:type="dxa"/>
            <w:shd w:val="clear" w:color="auto" w:fill="auto"/>
          </w:tcPr>
          <w:p w14:paraId="6AC655AD"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3</w:t>
            </w:r>
          </w:p>
        </w:tc>
      </w:tr>
    </w:tbl>
    <w:p w14:paraId="685FADFE" w14:textId="77777777" w:rsidR="00EE1DBA" w:rsidRDefault="007C17EA">
      <w:pPr>
        <w:pStyle w:val="Standard"/>
        <w:rPr>
          <w:rFonts w:ascii="Arial" w:hAnsi="Arial" w:cs="Arial"/>
          <w:sz w:val="20"/>
          <w:szCs w:val="20"/>
        </w:rPr>
      </w:pPr>
      <w:r>
        <w:rPr>
          <w:rFonts w:ascii="Arial" w:hAnsi="Arial" w:cs="Arial"/>
          <w:b/>
          <w:bCs/>
          <w:sz w:val="20"/>
          <w:szCs w:val="20"/>
        </w:rPr>
        <w:t>RESULTS OBTAINED AFTER TRAINING</w:t>
      </w:r>
    </w:p>
    <w:p w14:paraId="390668F3" w14:textId="71117F62" w:rsidR="00EE1DBA" w:rsidRDefault="007C17EA" w:rsidP="004D5BE8">
      <w:pPr>
        <w:pStyle w:val="Standard"/>
        <w:jc w:val="both"/>
        <w:rPr>
          <w:rFonts w:ascii="Times New Roman" w:hAnsi="Times New Roman" w:cs="Times New Roman"/>
          <w:sz w:val="20"/>
          <w:szCs w:val="20"/>
        </w:rPr>
      </w:pPr>
      <w:r>
        <w:rPr>
          <w:rFonts w:ascii="Times New Roman" w:hAnsi="Times New Roman" w:cs="Times New Roman"/>
          <w:sz w:val="20"/>
          <w:szCs w:val="20"/>
        </w:rPr>
        <w:t>1. Out of several models trained and evaluated Neural networks with architecture similar to what mentioned below performed best depending upon the number of datapoints used for training. It can be easily observed from following results that a bigger network can be trained using even more training data to further reduce errors.</w:t>
      </w:r>
    </w:p>
    <w:p w14:paraId="45F51615"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2. Performance of the neural networks mentioned above obtained after evaluation on the Test data set is tabulated below for two different intervals of </w:t>
      </w:r>
      <w:r>
        <w:rPr>
          <w:rFonts w:ascii="Times New Roman" w:hAnsi="Times New Roman" w:cs="Times New Roman"/>
          <w:b/>
          <w:bCs/>
          <w:sz w:val="20"/>
          <w:szCs w:val="20"/>
        </w:rPr>
        <w:t>η.</w:t>
      </w:r>
    </w:p>
    <w:tbl>
      <w:tblPr>
        <w:tblStyle w:val="GridTable1Light"/>
        <w:tblpPr w:leftFromText="180" w:rightFromText="180" w:vertAnchor="text" w:horzAnchor="margin" w:tblpXSpec="right" w:tblpY="231"/>
        <w:tblW w:w="5000" w:type="pct"/>
        <w:tblLook w:val="04A0" w:firstRow="1" w:lastRow="0" w:firstColumn="1" w:lastColumn="0" w:noHBand="0" w:noVBand="1"/>
      </w:tblPr>
      <w:tblGrid>
        <w:gridCol w:w="808"/>
        <w:gridCol w:w="1048"/>
        <w:gridCol w:w="1185"/>
        <w:gridCol w:w="914"/>
        <w:gridCol w:w="1210"/>
      </w:tblGrid>
      <w:tr w:rsidR="004D5BE8" w14:paraId="1A049D0B" w14:textId="77777777" w:rsidTr="004D5BE8">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773" w:type="dxa"/>
            <w:vMerge w:val="restart"/>
            <w:tcBorders>
              <w:bottom w:val="single" w:sz="12" w:space="0" w:color="666666"/>
            </w:tcBorders>
            <w:shd w:val="clear" w:color="auto" w:fill="auto"/>
          </w:tcPr>
          <w:p w14:paraId="09AF16BE" w14:textId="77777777" w:rsidR="004D5BE8" w:rsidRDefault="004D5BE8" w:rsidP="004D5BE8">
            <w:pPr>
              <w:pStyle w:val="TableContents"/>
              <w:spacing w:after="0" w:line="240" w:lineRule="auto"/>
              <w:rPr>
                <w:rFonts w:ascii="Times New Roman" w:hAnsi="Times New Roman" w:cs="Times New Roman"/>
                <w:b w:val="0"/>
                <w:bCs w:val="0"/>
                <w:color w:val="000000"/>
                <w:sz w:val="20"/>
                <w:szCs w:val="20"/>
              </w:rPr>
            </w:pPr>
          </w:p>
          <w:p w14:paraId="1D082375"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Output</w:t>
            </w:r>
          </w:p>
        </w:tc>
        <w:tc>
          <w:tcPr>
            <w:tcW w:w="2135" w:type="dxa"/>
            <w:gridSpan w:val="2"/>
            <w:tcBorders>
              <w:bottom w:val="single" w:sz="12" w:space="0" w:color="666666"/>
            </w:tcBorders>
            <w:shd w:val="clear" w:color="auto" w:fill="auto"/>
          </w:tcPr>
          <w:p w14:paraId="5C450E54" w14:textId="77777777" w:rsidR="004D5BE8" w:rsidRDefault="004D5BE8" w:rsidP="004D5BE8">
            <w:pPr>
              <w:pStyle w:val="TableContents"/>
              <w:spacing w:after="0" w:line="240" w:lineRule="auto"/>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b w:val="0"/>
                <w:bCs w:val="0"/>
                <w:color w:val="000000"/>
                <w:sz w:val="20"/>
                <w:szCs w:val="20"/>
                <w:u w:val="single"/>
              </w:rPr>
              <w:t>Mean Percent deviation</w:t>
            </w:r>
          </w:p>
        </w:tc>
        <w:tc>
          <w:tcPr>
            <w:tcW w:w="2031" w:type="dxa"/>
            <w:gridSpan w:val="2"/>
            <w:tcBorders>
              <w:bottom w:val="single" w:sz="12" w:space="0" w:color="666666"/>
            </w:tcBorders>
            <w:shd w:val="clear" w:color="auto" w:fill="auto"/>
          </w:tcPr>
          <w:p w14:paraId="604389A6" w14:textId="77777777" w:rsidR="004D5BE8" w:rsidRDefault="004D5BE8" w:rsidP="004D5BE8">
            <w:pPr>
              <w:pStyle w:val="TableContents"/>
              <w:spacing w:after="0" w:line="240" w:lineRule="auto"/>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b w:val="0"/>
                <w:bCs w:val="0"/>
                <w:color w:val="000000"/>
                <w:sz w:val="20"/>
                <w:szCs w:val="20"/>
                <w:u w:val="single"/>
              </w:rPr>
              <w:t>Max. Percent deviation</w:t>
            </w:r>
          </w:p>
        </w:tc>
      </w:tr>
      <w:tr w:rsidR="004D5BE8" w14:paraId="3D220090" w14:textId="77777777" w:rsidTr="004D5BE8">
        <w:trPr>
          <w:trHeight w:val="400"/>
        </w:trPr>
        <w:tc>
          <w:tcPr>
            <w:cnfStyle w:val="001000000000" w:firstRow="0" w:lastRow="0" w:firstColumn="1" w:lastColumn="0" w:oddVBand="0" w:evenVBand="0" w:oddHBand="0" w:evenHBand="0" w:firstRowFirstColumn="0" w:firstRowLastColumn="0" w:lastRowFirstColumn="0" w:lastRowLastColumn="0"/>
            <w:tcW w:w="773" w:type="dxa"/>
            <w:vMerge/>
            <w:shd w:val="clear" w:color="auto" w:fill="auto"/>
          </w:tcPr>
          <w:p w14:paraId="3E096C83" w14:textId="77777777" w:rsidR="004D5BE8" w:rsidRDefault="004D5BE8" w:rsidP="004D5BE8">
            <w:pPr>
              <w:spacing w:after="0" w:line="240" w:lineRule="auto"/>
              <w:rPr>
                <w:rFonts w:ascii="Times New Roman" w:hAnsi="Times New Roman" w:cs="Times New Roman"/>
                <w:b w:val="0"/>
                <w:bCs w:val="0"/>
                <w:color w:val="000000"/>
                <w:sz w:val="20"/>
                <w:szCs w:val="20"/>
              </w:rPr>
            </w:pPr>
          </w:p>
        </w:tc>
        <w:tc>
          <w:tcPr>
            <w:tcW w:w="1002" w:type="dxa"/>
            <w:shd w:val="clear" w:color="auto" w:fill="auto"/>
          </w:tcPr>
          <w:p w14:paraId="0A94BC4E" w14:textId="77777777" w:rsidR="004D5BE8" w:rsidRDefault="004D5BE8" w:rsidP="004D5BE8">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133" w:type="dxa"/>
            <w:shd w:val="clear" w:color="auto" w:fill="auto"/>
          </w:tcPr>
          <w:p w14:paraId="0708A03B" w14:textId="77777777" w:rsidR="004D5BE8" w:rsidRDefault="004D5BE8" w:rsidP="004D5BE8">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c>
          <w:tcPr>
            <w:tcW w:w="874" w:type="dxa"/>
            <w:shd w:val="clear" w:color="auto" w:fill="auto"/>
          </w:tcPr>
          <w:p w14:paraId="70F7AB22" w14:textId="77777777" w:rsidR="004D5BE8" w:rsidRDefault="004D5BE8" w:rsidP="004D5BE8">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157" w:type="dxa"/>
            <w:shd w:val="clear" w:color="auto" w:fill="auto"/>
          </w:tcPr>
          <w:p w14:paraId="686D1DED" w14:textId="77777777" w:rsidR="004D5BE8" w:rsidRDefault="004D5BE8" w:rsidP="004D5BE8">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r>
      <w:tr w:rsidR="004D5BE8" w14:paraId="582E4A82" w14:textId="77777777" w:rsidTr="004D5BE8">
        <w:trPr>
          <w:trHeight w:val="293"/>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5C7C6AA1"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1</w:t>
            </w:r>
          </w:p>
        </w:tc>
        <w:tc>
          <w:tcPr>
            <w:tcW w:w="1002" w:type="dxa"/>
            <w:shd w:val="clear" w:color="auto" w:fill="auto"/>
          </w:tcPr>
          <w:p w14:paraId="2C1385EB"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0.022</w:t>
            </w:r>
          </w:p>
        </w:tc>
        <w:tc>
          <w:tcPr>
            <w:tcW w:w="1133" w:type="dxa"/>
            <w:shd w:val="clear" w:color="auto" w:fill="auto"/>
          </w:tcPr>
          <w:p w14:paraId="040563A3"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0.011</w:t>
            </w:r>
          </w:p>
        </w:tc>
        <w:tc>
          <w:tcPr>
            <w:tcW w:w="874" w:type="dxa"/>
            <w:shd w:val="clear" w:color="auto" w:fill="auto"/>
          </w:tcPr>
          <w:p w14:paraId="5DCC20D5"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0.115</w:t>
            </w:r>
          </w:p>
        </w:tc>
        <w:tc>
          <w:tcPr>
            <w:tcW w:w="1157" w:type="dxa"/>
            <w:shd w:val="clear" w:color="auto" w:fill="auto"/>
          </w:tcPr>
          <w:p w14:paraId="7B146331"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0.106</w:t>
            </w:r>
          </w:p>
        </w:tc>
      </w:tr>
      <w:tr w:rsidR="004D5BE8" w14:paraId="6E08C56A" w14:textId="77777777" w:rsidTr="004D5BE8">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02ED32E0"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2</w:t>
            </w:r>
          </w:p>
        </w:tc>
        <w:tc>
          <w:tcPr>
            <w:tcW w:w="1002" w:type="dxa"/>
            <w:shd w:val="clear" w:color="auto" w:fill="auto"/>
          </w:tcPr>
          <w:p w14:paraId="60C56017"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0.020</w:t>
            </w:r>
          </w:p>
        </w:tc>
        <w:tc>
          <w:tcPr>
            <w:tcW w:w="1133" w:type="dxa"/>
            <w:shd w:val="clear" w:color="auto" w:fill="auto"/>
          </w:tcPr>
          <w:p w14:paraId="0F042C5A"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0.008</w:t>
            </w:r>
          </w:p>
        </w:tc>
        <w:tc>
          <w:tcPr>
            <w:tcW w:w="874" w:type="dxa"/>
            <w:shd w:val="clear" w:color="auto" w:fill="auto"/>
          </w:tcPr>
          <w:p w14:paraId="2E262295"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0.110</w:t>
            </w:r>
          </w:p>
        </w:tc>
        <w:tc>
          <w:tcPr>
            <w:tcW w:w="1157" w:type="dxa"/>
            <w:shd w:val="clear" w:color="auto" w:fill="auto"/>
          </w:tcPr>
          <w:p w14:paraId="08097637"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0.071</w:t>
            </w:r>
          </w:p>
        </w:tc>
      </w:tr>
      <w:tr w:rsidR="004D5BE8" w14:paraId="2A2AC5FA" w14:textId="77777777" w:rsidTr="004D5BE8">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618A5E81"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3</w:t>
            </w:r>
          </w:p>
        </w:tc>
        <w:tc>
          <w:tcPr>
            <w:tcW w:w="1002" w:type="dxa"/>
            <w:shd w:val="clear" w:color="auto" w:fill="auto"/>
          </w:tcPr>
          <w:p w14:paraId="14586364"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0.021</w:t>
            </w:r>
          </w:p>
        </w:tc>
        <w:tc>
          <w:tcPr>
            <w:tcW w:w="1133" w:type="dxa"/>
            <w:shd w:val="clear" w:color="auto" w:fill="auto"/>
          </w:tcPr>
          <w:p w14:paraId="1DE9B5B8"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0.009</w:t>
            </w:r>
          </w:p>
        </w:tc>
        <w:tc>
          <w:tcPr>
            <w:tcW w:w="874" w:type="dxa"/>
            <w:shd w:val="clear" w:color="auto" w:fill="auto"/>
          </w:tcPr>
          <w:p w14:paraId="29ED04C6"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0.111</w:t>
            </w:r>
          </w:p>
        </w:tc>
        <w:tc>
          <w:tcPr>
            <w:tcW w:w="1157" w:type="dxa"/>
            <w:shd w:val="clear" w:color="auto" w:fill="auto"/>
          </w:tcPr>
          <w:p w14:paraId="04DCEADD"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0.052</w:t>
            </w:r>
          </w:p>
        </w:tc>
      </w:tr>
      <w:tr w:rsidR="004D5BE8" w14:paraId="0777E9BE" w14:textId="77777777" w:rsidTr="004D5BE8">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45F9C94F"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21</w:t>
            </w:r>
          </w:p>
        </w:tc>
        <w:tc>
          <w:tcPr>
            <w:tcW w:w="1002" w:type="dxa"/>
            <w:shd w:val="clear" w:color="auto" w:fill="auto"/>
          </w:tcPr>
          <w:p w14:paraId="1AACAC1A"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0.016</w:t>
            </w:r>
          </w:p>
        </w:tc>
        <w:tc>
          <w:tcPr>
            <w:tcW w:w="1133" w:type="dxa"/>
            <w:shd w:val="clear" w:color="auto" w:fill="auto"/>
          </w:tcPr>
          <w:p w14:paraId="6D531119"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0.012</w:t>
            </w:r>
          </w:p>
        </w:tc>
        <w:tc>
          <w:tcPr>
            <w:tcW w:w="874" w:type="dxa"/>
            <w:shd w:val="clear" w:color="auto" w:fill="auto"/>
          </w:tcPr>
          <w:p w14:paraId="26C3DA01"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0.172</w:t>
            </w:r>
          </w:p>
        </w:tc>
        <w:tc>
          <w:tcPr>
            <w:tcW w:w="1157" w:type="dxa"/>
            <w:shd w:val="clear" w:color="auto" w:fill="auto"/>
          </w:tcPr>
          <w:p w14:paraId="428F1DD2"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0.101</w:t>
            </w:r>
          </w:p>
        </w:tc>
      </w:tr>
      <w:tr w:rsidR="004D5BE8" w14:paraId="2D859C97" w14:textId="77777777" w:rsidTr="004D5BE8">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1E4ED972"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31</w:t>
            </w:r>
          </w:p>
        </w:tc>
        <w:tc>
          <w:tcPr>
            <w:tcW w:w="1002" w:type="dxa"/>
            <w:shd w:val="clear" w:color="auto" w:fill="auto"/>
          </w:tcPr>
          <w:p w14:paraId="51F89F76"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0.024</w:t>
            </w:r>
          </w:p>
        </w:tc>
        <w:tc>
          <w:tcPr>
            <w:tcW w:w="1133" w:type="dxa"/>
            <w:shd w:val="clear" w:color="auto" w:fill="auto"/>
          </w:tcPr>
          <w:p w14:paraId="4A0A62C9"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0.013</w:t>
            </w:r>
          </w:p>
        </w:tc>
        <w:tc>
          <w:tcPr>
            <w:tcW w:w="874" w:type="dxa"/>
            <w:shd w:val="clear" w:color="auto" w:fill="auto"/>
          </w:tcPr>
          <w:p w14:paraId="0B7C8899"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0.317</w:t>
            </w:r>
          </w:p>
        </w:tc>
        <w:tc>
          <w:tcPr>
            <w:tcW w:w="1157" w:type="dxa"/>
            <w:shd w:val="clear" w:color="auto" w:fill="auto"/>
          </w:tcPr>
          <w:p w14:paraId="43910550"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0.255</w:t>
            </w:r>
          </w:p>
        </w:tc>
      </w:tr>
      <w:tr w:rsidR="004D5BE8" w14:paraId="60F0D0C7" w14:textId="77777777" w:rsidTr="004D5BE8">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79D50E1D" w14:textId="77777777" w:rsidR="004D5BE8" w:rsidRDefault="004D5BE8" w:rsidP="004D5BE8">
            <w:pPr>
              <w:pStyle w:val="TableContents"/>
              <w:spacing w:after="0" w:line="240" w:lineRule="auto"/>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32</w:t>
            </w:r>
          </w:p>
        </w:tc>
        <w:tc>
          <w:tcPr>
            <w:tcW w:w="1002" w:type="dxa"/>
            <w:shd w:val="clear" w:color="auto" w:fill="auto"/>
          </w:tcPr>
          <w:p w14:paraId="7D8B76C0"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0.012</w:t>
            </w:r>
          </w:p>
        </w:tc>
        <w:tc>
          <w:tcPr>
            <w:tcW w:w="1133" w:type="dxa"/>
            <w:shd w:val="clear" w:color="auto" w:fill="auto"/>
          </w:tcPr>
          <w:p w14:paraId="6A57ACA4"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0.007</w:t>
            </w:r>
          </w:p>
        </w:tc>
        <w:tc>
          <w:tcPr>
            <w:tcW w:w="874" w:type="dxa"/>
            <w:shd w:val="clear" w:color="auto" w:fill="auto"/>
          </w:tcPr>
          <w:p w14:paraId="40870A63"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0.159</w:t>
            </w:r>
          </w:p>
        </w:tc>
        <w:tc>
          <w:tcPr>
            <w:tcW w:w="1157" w:type="dxa"/>
            <w:shd w:val="clear" w:color="auto" w:fill="auto"/>
          </w:tcPr>
          <w:p w14:paraId="17A646A4" w14:textId="77777777" w:rsidR="004D5BE8" w:rsidRDefault="004D5BE8" w:rsidP="004D5BE8">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0.083</w:t>
            </w:r>
          </w:p>
        </w:tc>
      </w:tr>
    </w:tbl>
    <w:p w14:paraId="3820D238" w14:textId="77777777"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 xml:space="preserve">I. For </w:t>
      </w:r>
      <w:r>
        <w:rPr>
          <w:rFonts w:ascii="Times New Roman" w:hAnsi="Times New Roman" w:cs="Times New Roman"/>
          <w:b/>
          <w:bCs/>
          <w:sz w:val="20"/>
          <w:szCs w:val="20"/>
        </w:rPr>
        <w:t>η</w:t>
      </w:r>
      <w:r>
        <w:rPr>
          <w:rFonts w:ascii="Times New Roman" w:hAnsi="Times New Roman" w:cs="Times New Roman"/>
          <w:sz w:val="20"/>
          <w:szCs w:val="20"/>
        </w:rPr>
        <w:t xml:space="preserve"> є [0, 3],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[2e-3, 0.56]</w:t>
      </w:r>
    </w:p>
    <w:p w14:paraId="5E2D7CDE" w14:textId="77777777" w:rsidR="00EE1DBA" w:rsidRDefault="007C17EA" w:rsidP="004D5BE8">
      <w:pPr>
        <w:pStyle w:val="Standard"/>
        <w:spacing w:before="240" w:after="0"/>
        <w:rPr>
          <w:rFonts w:ascii="Times New Roman" w:hAnsi="Times New Roman" w:cs="Times New Roman"/>
          <w:sz w:val="20"/>
          <w:szCs w:val="20"/>
        </w:rPr>
      </w:pPr>
      <w:r>
        <w:rPr>
          <w:rFonts w:ascii="Times New Roman" w:hAnsi="Times New Roman" w:cs="Times New Roman"/>
          <w:sz w:val="20"/>
          <w:szCs w:val="20"/>
        </w:rPr>
        <w:t xml:space="preserve">II. For </w:t>
      </w:r>
      <w:r>
        <w:rPr>
          <w:rFonts w:ascii="Times New Roman" w:hAnsi="Times New Roman" w:cs="Times New Roman"/>
          <w:b/>
          <w:bCs/>
          <w:sz w:val="20"/>
          <w:szCs w:val="20"/>
        </w:rPr>
        <w:t>η</w:t>
      </w:r>
      <w:r>
        <w:rPr>
          <w:rFonts w:ascii="Times New Roman" w:hAnsi="Times New Roman" w:cs="Times New Roman"/>
          <w:sz w:val="20"/>
          <w:szCs w:val="20"/>
        </w:rPr>
        <w:t xml:space="preserve"> 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[7e-2, 0.56]</w:t>
      </w:r>
    </w:p>
    <w:tbl>
      <w:tblPr>
        <w:tblStyle w:val="GridTable1Light"/>
        <w:tblW w:w="5000" w:type="pct"/>
        <w:tblLook w:val="04A0" w:firstRow="1" w:lastRow="0" w:firstColumn="1" w:lastColumn="0" w:noHBand="0" w:noVBand="1"/>
      </w:tblPr>
      <w:tblGrid>
        <w:gridCol w:w="802"/>
        <w:gridCol w:w="1049"/>
        <w:gridCol w:w="1187"/>
        <w:gridCol w:w="915"/>
        <w:gridCol w:w="1212"/>
      </w:tblGrid>
      <w:tr w:rsidR="00EE1DBA" w14:paraId="482615A5" w14:textId="77777777" w:rsidTr="00EE1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vMerge w:val="restart"/>
            <w:tcBorders>
              <w:bottom w:val="single" w:sz="12" w:space="0" w:color="666666"/>
            </w:tcBorders>
            <w:shd w:val="clear" w:color="auto" w:fill="auto"/>
          </w:tcPr>
          <w:p w14:paraId="121C3847" w14:textId="77777777" w:rsidR="00EE1DBA" w:rsidRDefault="00EE1DBA">
            <w:pPr>
              <w:pStyle w:val="TableContents"/>
              <w:spacing w:after="0" w:line="240" w:lineRule="auto"/>
              <w:rPr>
                <w:rFonts w:ascii="Times New Roman" w:hAnsi="Times New Roman" w:cs="Times New Roman"/>
                <w:b w:val="0"/>
                <w:bCs w:val="0"/>
                <w:color w:val="000000"/>
                <w:sz w:val="20"/>
                <w:szCs w:val="20"/>
              </w:rPr>
            </w:pPr>
          </w:p>
          <w:p w14:paraId="5FA7B749"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lastRenderedPageBreak/>
              <w:t>Output</w:t>
            </w:r>
          </w:p>
        </w:tc>
        <w:tc>
          <w:tcPr>
            <w:tcW w:w="2153" w:type="dxa"/>
            <w:gridSpan w:val="2"/>
            <w:tcBorders>
              <w:bottom w:val="single" w:sz="12" w:space="0" w:color="666666"/>
            </w:tcBorders>
            <w:shd w:val="clear" w:color="auto" w:fill="auto"/>
          </w:tcPr>
          <w:p w14:paraId="402F4DE7" w14:textId="77777777" w:rsidR="00EE1DBA" w:rsidRDefault="007C17EA">
            <w:pPr>
              <w:pStyle w:val="TableContent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u w:val="single"/>
              </w:rPr>
            </w:pPr>
            <w:r>
              <w:rPr>
                <w:rFonts w:ascii="Times New Roman" w:hAnsi="Times New Roman" w:cs="Times New Roman"/>
                <w:b w:val="0"/>
                <w:bCs w:val="0"/>
                <w:color w:val="000000"/>
                <w:sz w:val="20"/>
                <w:szCs w:val="20"/>
                <w:u w:val="single"/>
              </w:rPr>
              <w:lastRenderedPageBreak/>
              <w:t>Mean Percent deviation</w:t>
            </w:r>
          </w:p>
        </w:tc>
        <w:tc>
          <w:tcPr>
            <w:tcW w:w="2047" w:type="dxa"/>
            <w:gridSpan w:val="2"/>
            <w:tcBorders>
              <w:bottom w:val="single" w:sz="12" w:space="0" w:color="666666"/>
            </w:tcBorders>
            <w:shd w:val="clear" w:color="auto" w:fill="auto"/>
          </w:tcPr>
          <w:p w14:paraId="71CC5D59" w14:textId="77777777" w:rsidR="00EE1DBA" w:rsidRDefault="007C17EA">
            <w:pPr>
              <w:pStyle w:val="TableContent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0"/>
                <w:szCs w:val="20"/>
                <w:u w:val="single"/>
              </w:rPr>
            </w:pPr>
            <w:r>
              <w:rPr>
                <w:rFonts w:ascii="Times New Roman" w:hAnsi="Times New Roman" w:cs="Times New Roman"/>
                <w:b w:val="0"/>
                <w:bCs w:val="0"/>
                <w:color w:val="000000"/>
                <w:sz w:val="20"/>
                <w:szCs w:val="20"/>
                <w:u w:val="single"/>
              </w:rPr>
              <w:t>Max. Percent deviation</w:t>
            </w:r>
          </w:p>
        </w:tc>
      </w:tr>
      <w:tr w:rsidR="00EE1DBA" w14:paraId="05EAA571" w14:textId="77777777" w:rsidTr="00EE1DBA">
        <w:tc>
          <w:tcPr>
            <w:cnfStyle w:val="001000000000" w:firstRow="0" w:lastRow="0" w:firstColumn="1" w:lastColumn="0" w:oddVBand="0" w:evenVBand="0" w:oddHBand="0" w:evenHBand="0" w:firstRowFirstColumn="0" w:firstRowLastColumn="0" w:lastRowFirstColumn="0" w:lastRowLastColumn="0"/>
            <w:tcW w:w="749" w:type="dxa"/>
            <w:vMerge/>
            <w:shd w:val="clear" w:color="auto" w:fill="auto"/>
          </w:tcPr>
          <w:p w14:paraId="78192D96" w14:textId="77777777" w:rsidR="00EE1DBA" w:rsidRDefault="00EE1DBA">
            <w:pPr>
              <w:spacing w:after="0" w:line="240" w:lineRule="auto"/>
              <w:rPr>
                <w:rFonts w:ascii="Times New Roman" w:hAnsi="Times New Roman" w:cs="Times New Roman"/>
                <w:b w:val="0"/>
                <w:bCs w:val="0"/>
                <w:color w:val="000000"/>
                <w:sz w:val="20"/>
                <w:szCs w:val="20"/>
              </w:rPr>
            </w:pPr>
          </w:p>
        </w:tc>
        <w:tc>
          <w:tcPr>
            <w:tcW w:w="1010" w:type="dxa"/>
            <w:shd w:val="clear" w:color="auto" w:fill="auto"/>
          </w:tcPr>
          <w:p w14:paraId="78F6BABE"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1</w:t>
            </w:r>
          </w:p>
        </w:tc>
        <w:tc>
          <w:tcPr>
            <w:tcW w:w="1142" w:type="dxa"/>
            <w:shd w:val="clear" w:color="auto" w:fill="auto"/>
          </w:tcPr>
          <w:p w14:paraId="2C66F08E"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2</w:t>
            </w:r>
          </w:p>
        </w:tc>
        <w:tc>
          <w:tcPr>
            <w:tcW w:w="881" w:type="dxa"/>
            <w:shd w:val="clear" w:color="auto" w:fill="auto"/>
          </w:tcPr>
          <w:p w14:paraId="04272FDC"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1</w:t>
            </w:r>
          </w:p>
        </w:tc>
        <w:tc>
          <w:tcPr>
            <w:tcW w:w="1167" w:type="dxa"/>
            <w:shd w:val="clear" w:color="auto" w:fill="auto"/>
          </w:tcPr>
          <w:p w14:paraId="6E63CE34"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2</w:t>
            </w:r>
          </w:p>
        </w:tc>
      </w:tr>
      <w:tr w:rsidR="00EE1DBA" w14:paraId="5F320F74"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15D99FF8"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lastRenderedPageBreak/>
              <w:t>β</w:t>
            </w:r>
            <w:r>
              <w:rPr>
                <w:rFonts w:ascii="Times New Roman" w:hAnsi="Times New Roman" w:cs="Times New Roman"/>
                <w:b w:val="0"/>
                <w:bCs w:val="0"/>
                <w:color w:val="000000"/>
                <w:sz w:val="20"/>
                <w:szCs w:val="20"/>
                <w:vertAlign w:val="subscript"/>
              </w:rPr>
              <w:t>1</w:t>
            </w:r>
          </w:p>
        </w:tc>
        <w:tc>
          <w:tcPr>
            <w:tcW w:w="1010" w:type="dxa"/>
            <w:shd w:val="clear" w:color="auto" w:fill="auto"/>
          </w:tcPr>
          <w:p w14:paraId="58DA9E3F"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0.019</w:t>
            </w:r>
          </w:p>
        </w:tc>
        <w:tc>
          <w:tcPr>
            <w:tcW w:w="1142" w:type="dxa"/>
            <w:shd w:val="clear" w:color="auto" w:fill="auto"/>
          </w:tcPr>
          <w:p w14:paraId="55F5B6B8"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0.011</w:t>
            </w:r>
          </w:p>
        </w:tc>
        <w:tc>
          <w:tcPr>
            <w:tcW w:w="881" w:type="dxa"/>
            <w:shd w:val="clear" w:color="auto" w:fill="auto"/>
          </w:tcPr>
          <w:p w14:paraId="4E6F96E5"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0.130</w:t>
            </w:r>
          </w:p>
        </w:tc>
        <w:tc>
          <w:tcPr>
            <w:tcW w:w="1167" w:type="dxa"/>
            <w:shd w:val="clear" w:color="auto" w:fill="auto"/>
          </w:tcPr>
          <w:p w14:paraId="29FCB82B"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0.079</w:t>
            </w:r>
          </w:p>
        </w:tc>
      </w:tr>
      <w:tr w:rsidR="00EE1DBA" w14:paraId="4A31F587"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1E87BA12"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2</w:t>
            </w:r>
          </w:p>
        </w:tc>
        <w:tc>
          <w:tcPr>
            <w:tcW w:w="1010" w:type="dxa"/>
            <w:shd w:val="clear" w:color="auto" w:fill="auto"/>
          </w:tcPr>
          <w:p w14:paraId="57FA11B7"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0.018</w:t>
            </w:r>
          </w:p>
        </w:tc>
        <w:tc>
          <w:tcPr>
            <w:tcW w:w="1142" w:type="dxa"/>
            <w:shd w:val="clear" w:color="auto" w:fill="auto"/>
          </w:tcPr>
          <w:p w14:paraId="2F8676C4"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0.010</w:t>
            </w:r>
          </w:p>
        </w:tc>
        <w:tc>
          <w:tcPr>
            <w:tcW w:w="881" w:type="dxa"/>
            <w:shd w:val="clear" w:color="auto" w:fill="auto"/>
          </w:tcPr>
          <w:p w14:paraId="54871C83"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0.130</w:t>
            </w:r>
          </w:p>
        </w:tc>
        <w:tc>
          <w:tcPr>
            <w:tcW w:w="1167" w:type="dxa"/>
            <w:shd w:val="clear" w:color="auto" w:fill="auto"/>
          </w:tcPr>
          <w:p w14:paraId="5E5DA93A"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0.046</w:t>
            </w:r>
          </w:p>
        </w:tc>
      </w:tr>
      <w:tr w:rsidR="00EE1DBA" w14:paraId="5CC7D153"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79A5259D"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3</w:t>
            </w:r>
          </w:p>
        </w:tc>
        <w:tc>
          <w:tcPr>
            <w:tcW w:w="1010" w:type="dxa"/>
            <w:shd w:val="clear" w:color="auto" w:fill="auto"/>
          </w:tcPr>
          <w:p w14:paraId="4FA0F59D"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0.019</w:t>
            </w:r>
          </w:p>
        </w:tc>
        <w:tc>
          <w:tcPr>
            <w:tcW w:w="1142" w:type="dxa"/>
            <w:shd w:val="clear" w:color="auto" w:fill="auto"/>
          </w:tcPr>
          <w:p w14:paraId="6CFB725B"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0.010</w:t>
            </w:r>
          </w:p>
        </w:tc>
        <w:tc>
          <w:tcPr>
            <w:tcW w:w="881" w:type="dxa"/>
            <w:shd w:val="clear" w:color="auto" w:fill="auto"/>
          </w:tcPr>
          <w:p w14:paraId="055F0399"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0.123</w:t>
            </w:r>
          </w:p>
        </w:tc>
        <w:tc>
          <w:tcPr>
            <w:tcW w:w="1167" w:type="dxa"/>
            <w:shd w:val="clear" w:color="auto" w:fill="auto"/>
          </w:tcPr>
          <w:p w14:paraId="2919C5D9"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0.054</w:t>
            </w:r>
          </w:p>
        </w:tc>
      </w:tr>
      <w:tr w:rsidR="00EE1DBA" w14:paraId="0E0FA9CA"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78B63F88"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21</w:t>
            </w:r>
          </w:p>
        </w:tc>
        <w:tc>
          <w:tcPr>
            <w:tcW w:w="1010" w:type="dxa"/>
            <w:shd w:val="clear" w:color="auto" w:fill="auto"/>
          </w:tcPr>
          <w:p w14:paraId="02B03135"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0.013</w:t>
            </w:r>
          </w:p>
        </w:tc>
        <w:tc>
          <w:tcPr>
            <w:tcW w:w="1142" w:type="dxa"/>
            <w:shd w:val="clear" w:color="auto" w:fill="auto"/>
          </w:tcPr>
          <w:p w14:paraId="3C5C67D7"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0.009</w:t>
            </w:r>
          </w:p>
        </w:tc>
        <w:tc>
          <w:tcPr>
            <w:tcW w:w="881" w:type="dxa"/>
            <w:shd w:val="clear" w:color="auto" w:fill="auto"/>
          </w:tcPr>
          <w:p w14:paraId="400875AE"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0.090</w:t>
            </w:r>
          </w:p>
        </w:tc>
        <w:tc>
          <w:tcPr>
            <w:tcW w:w="1167" w:type="dxa"/>
            <w:shd w:val="clear" w:color="auto" w:fill="auto"/>
          </w:tcPr>
          <w:p w14:paraId="1F976523"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0.050</w:t>
            </w:r>
          </w:p>
        </w:tc>
      </w:tr>
      <w:tr w:rsidR="00EE1DBA" w14:paraId="6388D59F"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09F15518"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31</w:t>
            </w:r>
          </w:p>
        </w:tc>
        <w:tc>
          <w:tcPr>
            <w:tcW w:w="1010" w:type="dxa"/>
            <w:shd w:val="clear" w:color="auto" w:fill="auto"/>
          </w:tcPr>
          <w:p w14:paraId="0A5A41BA"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0.019</w:t>
            </w:r>
          </w:p>
        </w:tc>
        <w:tc>
          <w:tcPr>
            <w:tcW w:w="1142" w:type="dxa"/>
            <w:shd w:val="clear" w:color="auto" w:fill="auto"/>
          </w:tcPr>
          <w:p w14:paraId="43984567"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0.009</w:t>
            </w:r>
          </w:p>
        </w:tc>
        <w:tc>
          <w:tcPr>
            <w:tcW w:w="881" w:type="dxa"/>
            <w:shd w:val="clear" w:color="auto" w:fill="auto"/>
          </w:tcPr>
          <w:p w14:paraId="43AB492C"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0.169</w:t>
            </w:r>
          </w:p>
        </w:tc>
        <w:tc>
          <w:tcPr>
            <w:tcW w:w="1167" w:type="dxa"/>
            <w:shd w:val="clear" w:color="auto" w:fill="auto"/>
          </w:tcPr>
          <w:p w14:paraId="1D230523"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0.051</w:t>
            </w:r>
          </w:p>
        </w:tc>
      </w:tr>
      <w:tr w:rsidR="00EE1DBA" w14:paraId="409E0653" w14:textId="77777777" w:rsidTr="00EE1DBA">
        <w:tc>
          <w:tcPr>
            <w:cnfStyle w:val="001000000000" w:firstRow="0" w:lastRow="0" w:firstColumn="1" w:lastColumn="0" w:oddVBand="0" w:evenVBand="0" w:oddHBand="0" w:evenHBand="0" w:firstRowFirstColumn="0" w:firstRowLastColumn="0" w:lastRowFirstColumn="0" w:lastRowLastColumn="0"/>
            <w:tcW w:w="749" w:type="dxa"/>
            <w:shd w:val="clear" w:color="auto" w:fill="auto"/>
          </w:tcPr>
          <w:p w14:paraId="137820A9"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32</w:t>
            </w:r>
          </w:p>
        </w:tc>
        <w:tc>
          <w:tcPr>
            <w:tcW w:w="1010" w:type="dxa"/>
            <w:shd w:val="clear" w:color="auto" w:fill="auto"/>
          </w:tcPr>
          <w:p w14:paraId="0289BC74"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0.010</w:t>
            </w:r>
          </w:p>
        </w:tc>
        <w:tc>
          <w:tcPr>
            <w:tcW w:w="1142" w:type="dxa"/>
            <w:shd w:val="clear" w:color="auto" w:fill="auto"/>
          </w:tcPr>
          <w:p w14:paraId="790F656F"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0.005</w:t>
            </w:r>
          </w:p>
        </w:tc>
        <w:tc>
          <w:tcPr>
            <w:tcW w:w="881" w:type="dxa"/>
            <w:shd w:val="clear" w:color="auto" w:fill="auto"/>
          </w:tcPr>
          <w:p w14:paraId="5EB3557A"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0.055</w:t>
            </w:r>
          </w:p>
        </w:tc>
        <w:tc>
          <w:tcPr>
            <w:tcW w:w="1167" w:type="dxa"/>
            <w:shd w:val="clear" w:color="auto" w:fill="auto"/>
          </w:tcPr>
          <w:p w14:paraId="20E3075C"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0.037</w:t>
            </w:r>
          </w:p>
        </w:tc>
      </w:tr>
    </w:tbl>
    <w:p w14:paraId="096576F2" w14:textId="030EC8A2" w:rsidR="00EE1DBA" w:rsidRDefault="009A09EE" w:rsidP="004D5BE8">
      <w:pPr>
        <w:pStyle w:val="Standard"/>
        <w:spacing w:before="240"/>
        <w:jc w:val="both"/>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0" distR="0" simplePos="0" relativeHeight="11" behindDoc="0" locked="0" layoutInCell="1" allowOverlap="1" wp14:anchorId="213540B0" wp14:editId="283A8184">
            <wp:simplePos x="0" y="0"/>
            <wp:positionH relativeFrom="margin">
              <wp:align>right</wp:align>
            </wp:positionH>
            <wp:positionV relativeFrom="paragraph">
              <wp:posOffset>-9648</wp:posOffset>
            </wp:positionV>
            <wp:extent cx="3160395" cy="2458085"/>
            <wp:effectExtent l="0" t="0" r="1905" b="0"/>
            <wp:wrapNone/>
            <wp:docPr id="15"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24"/>
                    <pic:cNvPicPr>
                      <a:picLocks noChangeAspect="1" noChangeArrowheads="1"/>
                    </pic:cNvPicPr>
                  </pic:nvPicPr>
                  <pic:blipFill>
                    <a:blip r:embed="rId11"/>
                    <a:stretch>
                      <a:fillRect/>
                    </a:stretch>
                  </pic:blipFill>
                  <pic:spPr bwMode="auto">
                    <a:xfrm>
                      <a:off x="0" y="0"/>
                      <a:ext cx="3160395" cy="2458085"/>
                    </a:xfrm>
                    <a:prstGeom prst="rect">
                      <a:avLst/>
                    </a:prstGeom>
                  </pic:spPr>
                </pic:pic>
              </a:graphicData>
            </a:graphic>
          </wp:anchor>
        </w:drawing>
      </w:r>
      <w:r w:rsidR="007C17EA">
        <w:rPr>
          <w:rFonts w:ascii="Times New Roman" w:hAnsi="Times New Roman" w:cs="Times New Roman"/>
          <w:sz w:val="20"/>
          <w:szCs w:val="20"/>
        </w:rPr>
        <w:t xml:space="preserve">From the results shown above it can be inferred that larger and more complex neural network improves accuracy in predications in both intervals, but the margin of improvement when trained with bigger </w:t>
      </w:r>
      <w:r w:rsidR="007C17EA">
        <w:rPr>
          <w:rFonts w:ascii="Times New Roman" w:hAnsi="Times New Roman" w:cs="Times New Roman"/>
          <w:sz w:val="20"/>
          <w:szCs w:val="20"/>
        </w:rPr>
        <w:tab/>
        <w:t xml:space="preserve">network and more data, is slightly more significant for smaller values of </w:t>
      </w:r>
      <w:r w:rsidR="007C17EA">
        <w:rPr>
          <w:rFonts w:ascii="Times New Roman" w:hAnsi="Times New Roman" w:cs="Times New Roman"/>
          <w:b/>
          <w:bCs/>
          <w:sz w:val="20"/>
          <w:szCs w:val="20"/>
        </w:rPr>
        <w:t>η</w:t>
      </w:r>
      <w:r w:rsidR="007C17EA">
        <w:rPr>
          <w:rFonts w:ascii="Times New Roman" w:hAnsi="Times New Roman" w:cs="Times New Roman"/>
          <w:sz w:val="20"/>
          <w:szCs w:val="20"/>
        </w:rPr>
        <w:t>, this observation goes in sync with the fact that</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 xml:space="preserve">mapping function from input to output is more complex for smaller values of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compared to larger values.</w:t>
      </w:r>
    </w:p>
    <w:p w14:paraId="1490DEC2" w14:textId="45EBA7B4" w:rsidR="00EE1DBA" w:rsidRDefault="004D5BE8">
      <w:pPr>
        <w:pStyle w:val="Standard"/>
        <w:jc w:val="both"/>
        <w:rPr>
          <w:rFonts w:ascii="Times New Roman" w:hAnsi="Times New Roman" w:cs="Times New Roman"/>
          <w:sz w:val="20"/>
          <w:szCs w:val="20"/>
        </w:rPr>
      </w:pPr>
      <w:r>
        <w:rPr>
          <w:rFonts w:ascii="Times New Roman" w:hAnsi="Times New Roman" w:cs="Times New Roman"/>
          <w:sz w:val="20"/>
          <w:szCs w:val="20"/>
        </w:rPr>
        <w:t>3</w:t>
      </w:r>
      <w:r w:rsidR="007C17EA">
        <w:rPr>
          <w:rFonts w:ascii="Times New Roman" w:hAnsi="Times New Roman" w:cs="Times New Roman"/>
          <w:sz w:val="20"/>
          <w:szCs w:val="20"/>
        </w:rPr>
        <w:t xml:space="preserve">. Models were finally trained and evaluated over the entire range of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[0, 10]</w:t>
      </w:r>
      <w:ins w:id="13" w:author="asim.tewari" w:date="2019-08-01T13:34:00Z">
        <w:r w:rsidR="0076127E">
          <w:rPr>
            <w:rFonts w:ascii="Times New Roman" w:hAnsi="Times New Roman" w:cs="Times New Roman"/>
            <w:sz w:val="20"/>
            <w:szCs w:val="20"/>
          </w:rPr>
          <w:t xml:space="preserve">. </w:t>
        </w:r>
        <w:proofErr w:type="gramStart"/>
        <w:r w:rsidR="0076127E">
          <w:rPr>
            <w:rFonts w:ascii="Times New Roman" w:hAnsi="Times New Roman" w:cs="Times New Roman"/>
            <w:sz w:val="20"/>
            <w:szCs w:val="20"/>
          </w:rPr>
          <w:t>A</w:t>
        </w:r>
      </w:ins>
      <w:proofErr w:type="gramEnd"/>
      <w:del w:id="14" w:author="asim.tewari" w:date="2019-08-01T13:34:00Z">
        <w:r w:rsidR="007C17EA" w:rsidDel="0076127E">
          <w:rPr>
            <w:rFonts w:ascii="Times New Roman" w:hAnsi="Times New Roman" w:cs="Times New Roman"/>
            <w:sz w:val="20"/>
            <w:szCs w:val="20"/>
          </w:rPr>
          <w:delText>, a</w:delText>
        </w:r>
      </w:del>
      <w:r w:rsidR="007C17EA">
        <w:rPr>
          <w:rFonts w:ascii="Times New Roman" w:hAnsi="Times New Roman" w:cs="Times New Roman"/>
          <w:sz w:val="20"/>
          <w:szCs w:val="20"/>
        </w:rPr>
        <w:t>s per expectations similar trend in percent deviations was observed as shown in tables above. Data for the two ranges was merged and used for training and evaluation. Training and validation plots for the model trained over larger number of datapoints, i.e. case 2 are shown below. For validation 10,000 datapoints were used and only 20*3,000 iterations were done using update period for learning rate to be 500, all other training parameters were same.</w:t>
      </w:r>
    </w:p>
    <w:p w14:paraId="14BE7ED6" w14:textId="1CEACD35"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w:drawing>
          <wp:anchor distT="0" distB="0" distL="0" distR="0" simplePos="0" relativeHeight="6" behindDoc="0" locked="0" layoutInCell="1" allowOverlap="1" wp14:anchorId="58406816" wp14:editId="04832BCA">
            <wp:simplePos x="0" y="0"/>
            <wp:positionH relativeFrom="column">
              <wp:posOffset>112065</wp:posOffset>
            </wp:positionH>
            <wp:positionV relativeFrom="paragraph">
              <wp:posOffset>8890</wp:posOffset>
            </wp:positionV>
            <wp:extent cx="2914039" cy="2164715"/>
            <wp:effectExtent l="0" t="0" r="635" b="6985"/>
            <wp:wrapNone/>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14039" cy="2164715"/>
                    </a:xfrm>
                    <a:prstGeom prst="rect">
                      <a:avLst/>
                    </a:prstGeom>
                  </pic:spPr>
                </pic:pic>
              </a:graphicData>
            </a:graphic>
            <wp14:sizeRelH relativeFrom="margin">
              <wp14:pctWidth>0</wp14:pctWidth>
            </wp14:sizeRelH>
          </wp:anchor>
        </w:drawing>
      </w:r>
    </w:p>
    <w:p w14:paraId="6B14A0B8" w14:textId="77777777" w:rsidR="00EE1DBA" w:rsidRDefault="00EE1DBA">
      <w:pPr>
        <w:pStyle w:val="Standard"/>
        <w:rPr>
          <w:rFonts w:ascii="Times New Roman" w:hAnsi="Times New Roman" w:cs="Times New Roman"/>
          <w:b/>
          <w:bCs/>
          <w:sz w:val="20"/>
          <w:szCs w:val="20"/>
        </w:rPr>
      </w:pPr>
    </w:p>
    <w:p w14:paraId="1166AFE7" w14:textId="3A83F5DD" w:rsidR="00EE1DBA" w:rsidRDefault="00EE1DBA">
      <w:pPr>
        <w:pStyle w:val="Standard"/>
        <w:rPr>
          <w:rFonts w:ascii="Times New Roman" w:hAnsi="Times New Roman" w:cs="Times New Roman"/>
          <w:b/>
          <w:bCs/>
          <w:sz w:val="20"/>
          <w:szCs w:val="20"/>
        </w:rPr>
      </w:pPr>
    </w:p>
    <w:p w14:paraId="2B76EA8A" w14:textId="7ACFA0E3" w:rsidR="00EE1DBA" w:rsidRDefault="00EE1DBA">
      <w:pPr>
        <w:pStyle w:val="Standard"/>
        <w:rPr>
          <w:rFonts w:ascii="Times New Roman" w:hAnsi="Times New Roman" w:cs="Times New Roman"/>
          <w:b/>
          <w:bCs/>
          <w:sz w:val="20"/>
          <w:szCs w:val="20"/>
        </w:rPr>
      </w:pPr>
    </w:p>
    <w:p w14:paraId="0C107DC3" w14:textId="7F649E53" w:rsidR="00EE1DBA" w:rsidRDefault="00EE1DBA">
      <w:pPr>
        <w:pStyle w:val="Standard"/>
        <w:rPr>
          <w:rFonts w:ascii="Times New Roman" w:hAnsi="Times New Roman" w:cs="Times New Roman"/>
          <w:b/>
          <w:bCs/>
          <w:sz w:val="20"/>
          <w:szCs w:val="20"/>
        </w:rPr>
      </w:pPr>
    </w:p>
    <w:p w14:paraId="6FB55C35" w14:textId="23EE149A" w:rsidR="00EE1DBA" w:rsidRDefault="00EE1DBA">
      <w:pPr>
        <w:pStyle w:val="Standard"/>
        <w:rPr>
          <w:rFonts w:ascii="Times New Roman" w:hAnsi="Times New Roman" w:cs="Times New Roman"/>
          <w:b/>
          <w:bCs/>
          <w:sz w:val="20"/>
          <w:szCs w:val="20"/>
        </w:rPr>
      </w:pPr>
    </w:p>
    <w:p w14:paraId="1B9F4A34" w14:textId="553BCE08" w:rsidR="00EE1DBA" w:rsidRDefault="00EE1DBA">
      <w:pPr>
        <w:pStyle w:val="Standard"/>
        <w:rPr>
          <w:rFonts w:ascii="Times New Roman" w:hAnsi="Times New Roman" w:cs="Times New Roman"/>
          <w:b/>
          <w:bCs/>
          <w:sz w:val="20"/>
          <w:szCs w:val="20"/>
        </w:rPr>
      </w:pPr>
    </w:p>
    <w:p w14:paraId="48EE6490" w14:textId="70019691" w:rsidR="00EE1DBA" w:rsidRDefault="00EE1DBA">
      <w:pPr>
        <w:pStyle w:val="Standard"/>
        <w:rPr>
          <w:rFonts w:ascii="Times New Roman" w:hAnsi="Times New Roman" w:cs="Times New Roman"/>
          <w:b/>
          <w:bCs/>
          <w:sz w:val="20"/>
          <w:szCs w:val="20"/>
        </w:rPr>
      </w:pPr>
    </w:p>
    <w:p w14:paraId="7C94C093" w14:textId="07C203B3" w:rsidR="00EE1DBA" w:rsidRDefault="0031504A">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251659264" behindDoc="1" locked="0" layoutInCell="1" allowOverlap="1" wp14:anchorId="29D0D868" wp14:editId="6284E140">
                <wp:simplePos x="0" y="0"/>
                <wp:positionH relativeFrom="column">
                  <wp:posOffset>0</wp:posOffset>
                </wp:positionH>
                <wp:positionV relativeFrom="paragraph">
                  <wp:posOffset>27305</wp:posOffset>
                </wp:positionV>
                <wp:extent cx="3136900" cy="266700"/>
                <wp:effectExtent l="0" t="0" r="6350" b="1270"/>
                <wp:wrapNone/>
                <wp:docPr id="3"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008A353" w14:textId="60648C61" w:rsidR="004959FE" w:rsidRPr="0031504A" w:rsidRDefault="004959FE" w:rsidP="0031504A">
                            <w:pPr>
                              <w:pStyle w:val="Caption"/>
                              <w:jc w:val="center"/>
                              <w:rPr>
                                <w:sz w:val="16"/>
                                <w:szCs w:val="16"/>
                              </w:rPr>
                            </w:pPr>
                            <w:r w:rsidRPr="0031504A">
                              <w:rPr>
                                <w:sz w:val="16"/>
                                <w:szCs w:val="16"/>
                              </w:rPr>
                              <w:t xml:space="preserve">Figure </w:t>
                            </w:r>
                            <w:r>
                              <w:rPr>
                                <w:sz w:val="16"/>
                                <w:szCs w:val="16"/>
                              </w:rPr>
                              <w:t>5</w:t>
                            </w:r>
                            <w:r w:rsidRPr="0031504A">
                              <w:rPr>
                                <w:sz w:val="16"/>
                                <w:szCs w:val="16"/>
                              </w:rPr>
                              <w:t xml:space="preserve">: </w:t>
                            </w:r>
                            <w:r>
                              <w:rPr>
                                <w:sz w:val="16"/>
                                <w:szCs w:val="16"/>
                              </w:rPr>
                              <w:t>Mean squared error on log</w:t>
                            </w:r>
                            <w:r w:rsidRPr="00CF1E3A">
                              <w:rPr>
                                <w:sz w:val="16"/>
                                <w:szCs w:val="16"/>
                                <w:vertAlign w:val="subscript"/>
                              </w:rPr>
                              <w:t>10</w:t>
                            </w:r>
                            <w:r>
                              <w:rPr>
                                <w:sz w:val="16"/>
                                <w:szCs w:val="16"/>
                              </w:rPr>
                              <w:t xml:space="preserve"> scale vs no. of iterations.</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D0D868" id="_x0000_s1030" style="position:absolute;margin-left:0;margin-top:2.15pt;width:247pt;height:21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" stroked="f">
                <v:textbox style="mso-fit-shape-to-text:t" inset="0,0,0,0">
                  <w:txbxContent>
                    <w:p w14:paraId="0008A353" w14:textId="60648C61" w:rsidR="005227D8" w:rsidRPr="0031504A" w:rsidRDefault="005227D8" w:rsidP="0031504A">
                      <w:pPr>
                        <w:pStyle w:val="Caption"/>
                        <w:jc w:val="center"/>
                        <w:rPr>
                          <w:sz w:val="16"/>
                          <w:szCs w:val="16"/>
                        </w:rPr>
                      </w:pPr>
                      <w:r w:rsidRPr="0031504A">
                        <w:rPr>
                          <w:sz w:val="16"/>
                          <w:szCs w:val="16"/>
                        </w:rPr>
                        <w:t xml:space="preserve">Figure </w:t>
                      </w:r>
                      <w:r>
                        <w:rPr>
                          <w:sz w:val="16"/>
                          <w:szCs w:val="16"/>
                        </w:rPr>
                        <w:t>5</w:t>
                      </w:r>
                      <w:r w:rsidRPr="0031504A">
                        <w:rPr>
                          <w:sz w:val="16"/>
                          <w:szCs w:val="16"/>
                        </w:rPr>
                        <w:t xml:space="preserve">: </w:t>
                      </w:r>
                      <w:r>
                        <w:rPr>
                          <w:sz w:val="16"/>
                          <w:szCs w:val="16"/>
                        </w:rPr>
                        <w:t>Mean squared error on log</w:t>
                      </w:r>
                      <w:r w:rsidRPr="00CF1E3A">
                        <w:rPr>
                          <w:sz w:val="16"/>
                          <w:szCs w:val="16"/>
                          <w:vertAlign w:val="subscript"/>
                        </w:rPr>
                        <w:t>10</w:t>
                      </w:r>
                      <w:r>
                        <w:rPr>
                          <w:sz w:val="16"/>
                          <w:szCs w:val="16"/>
                        </w:rPr>
                        <w:t xml:space="preserve"> scale vs no. of iterations.</w:t>
                      </w:r>
                    </w:p>
                  </w:txbxContent>
                </v:textbox>
              </v:rect>
            </w:pict>
          </mc:Fallback>
        </mc:AlternateContent>
      </w:r>
    </w:p>
    <w:p w14:paraId="71ACC68E" w14:textId="5C280E86"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w:drawing>
          <wp:anchor distT="0" distB="0" distL="0" distR="0" simplePos="0" relativeHeight="7" behindDoc="0" locked="0" layoutInCell="1" allowOverlap="1" wp14:anchorId="463506CA" wp14:editId="209D89F8">
            <wp:simplePos x="0" y="0"/>
            <wp:positionH relativeFrom="margin">
              <wp:align>left</wp:align>
            </wp:positionH>
            <wp:positionV relativeFrom="paragraph">
              <wp:posOffset>141605</wp:posOffset>
            </wp:positionV>
            <wp:extent cx="3102212" cy="2306320"/>
            <wp:effectExtent l="0" t="0" r="3175" b="0"/>
            <wp:wrapNone/>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02212" cy="2306320"/>
                    </a:xfrm>
                    <a:prstGeom prst="rect">
                      <a:avLst/>
                    </a:prstGeom>
                  </pic:spPr>
                </pic:pic>
              </a:graphicData>
            </a:graphic>
            <wp14:sizeRelH relativeFrom="margin">
              <wp14:pctWidth>0</wp14:pctWidth>
            </wp14:sizeRelH>
          </wp:anchor>
        </w:drawing>
      </w:r>
    </w:p>
    <w:p w14:paraId="0C4A18DF" w14:textId="3E0829BF" w:rsidR="00EE1DBA" w:rsidRDefault="00EE1DBA">
      <w:pPr>
        <w:pStyle w:val="Standard"/>
        <w:rPr>
          <w:rFonts w:ascii="Times New Roman" w:hAnsi="Times New Roman" w:cs="Times New Roman"/>
          <w:b/>
          <w:bCs/>
          <w:sz w:val="20"/>
          <w:szCs w:val="20"/>
        </w:rPr>
      </w:pPr>
    </w:p>
    <w:p w14:paraId="11A8CA0D" w14:textId="42616C01" w:rsidR="00EE1DBA" w:rsidRDefault="00EE1DBA">
      <w:pPr>
        <w:pStyle w:val="Standard"/>
        <w:rPr>
          <w:rFonts w:ascii="Times New Roman" w:hAnsi="Times New Roman" w:cs="Times New Roman"/>
          <w:b/>
          <w:bCs/>
          <w:sz w:val="20"/>
          <w:szCs w:val="20"/>
        </w:rPr>
      </w:pPr>
    </w:p>
    <w:p w14:paraId="135C208E" w14:textId="72E3ECF9" w:rsidR="00EE1DBA" w:rsidRDefault="00EE1DBA">
      <w:pPr>
        <w:pStyle w:val="Standard"/>
        <w:rPr>
          <w:rFonts w:ascii="Times New Roman" w:hAnsi="Times New Roman" w:cs="Times New Roman"/>
          <w:b/>
          <w:bCs/>
          <w:sz w:val="20"/>
          <w:szCs w:val="20"/>
        </w:rPr>
      </w:pPr>
    </w:p>
    <w:p w14:paraId="5059942B" w14:textId="031517DD" w:rsidR="00EE1DBA" w:rsidRDefault="00EE1DBA">
      <w:pPr>
        <w:pStyle w:val="Standard"/>
        <w:rPr>
          <w:rFonts w:ascii="Times New Roman" w:hAnsi="Times New Roman" w:cs="Times New Roman"/>
          <w:b/>
          <w:bCs/>
          <w:sz w:val="20"/>
          <w:szCs w:val="20"/>
        </w:rPr>
      </w:pPr>
    </w:p>
    <w:p w14:paraId="17961263" w14:textId="36603955" w:rsidR="00EE1DBA" w:rsidRDefault="00EE1DBA">
      <w:pPr>
        <w:pStyle w:val="Standard"/>
        <w:rPr>
          <w:rFonts w:ascii="Times New Roman" w:hAnsi="Times New Roman" w:cs="Times New Roman"/>
          <w:b/>
          <w:bCs/>
          <w:sz w:val="20"/>
          <w:szCs w:val="20"/>
        </w:rPr>
      </w:pPr>
    </w:p>
    <w:p w14:paraId="734C0E7E" w14:textId="411D6C49" w:rsidR="00EE1DBA" w:rsidRDefault="00EE1DBA">
      <w:pPr>
        <w:pStyle w:val="Standard"/>
        <w:rPr>
          <w:rFonts w:ascii="Times New Roman" w:hAnsi="Times New Roman" w:cs="Times New Roman"/>
          <w:b/>
          <w:bCs/>
          <w:sz w:val="20"/>
          <w:szCs w:val="20"/>
        </w:rPr>
      </w:pPr>
    </w:p>
    <w:p w14:paraId="47D4F042" w14:textId="2DB8E50A" w:rsidR="00EE1DBA" w:rsidRDefault="00EE1DBA">
      <w:pPr>
        <w:pStyle w:val="Standard"/>
        <w:rPr>
          <w:rFonts w:ascii="Times New Roman" w:hAnsi="Times New Roman" w:cs="Times New Roman"/>
          <w:b/>
          <w:bCs/>
          <w:sz w:val="20"/>
          <w:szCs w:val="20"/>
        </w:rPr>
      </w:pPr>
    </w:p>
    <w:p w14:paraId="5D89C94D" w14:textId="1F484C51" w:rsidR="007C17EA" w:rsidRDefault="007C17EA">
      <w:pPr>
        <w:pStyle w:val="Standard"/>
        <w:rPr>
          <w:rFonts w:ascii="Arial" w:hAnsi="Arial" w:cs="Arial"/>
          <w:b/>
          <w:bCs/>
          <w:sz w:val="20"/>
          <w:szCs w:val="20"/>
        </w:rPr>
      </w:pPr>
    </w:p>
    <w:p w14:paraId="33EEBDFE" w14:textId="310D6798" w:rsidR="007C17EA" w:rsidRDefault="0031504A">
      <w:pPr>
        <w:pStyle w:val="Standard"/>
        <w:rPr>
          <w:rFonts w:ascii="Arial" w:hAnsi="Arial" w:cs="Arial"/>
          <w:b/>
          <w:bCs/>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251661312" behindDoc="1" locked="0" layoutInCell="1" allowOverlap="1" wp14:anchorId="62AB98D7" wp14:editId="42A2265B">
                <wp:simplePos x="0" y="0"/>
                <wp:positionH relativeFrom="column">
                  <wp:posOffset>0</wp:posOffset>
                </wp:positionH>
                <wp:positionV relativeFrom="paragraph">
                  <wp:posOffset>88265</wp:posOffset>
                </wp:positionV>
                <wp:extent cx="3136900" cy="243840"/>
                <wp:effectExtent l="0" t="0" r="6350" b="1905"/>
                <wp:wrapNone/>
                <wp:docPr id="6"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1072D97" w14:textId="572F546B" w:rsidR="004959FE" w:rsidRPr="00CF1E3A" w:rsidRDefault="004959FE" w:rsidP="0031504A">
                            <w:pPr>
                              <w:pStyle w:val="Caption"/>
                              <w:jc w:val="center"/>
                              <w:rPr>
                                <w:sz w:val="16"/>
                                <w:szCs w:val="16"/>
                              </w:rPr>
                            </w:pPr>
                            <w:r w:rsidRPr="0031504A">
                              <w:rPr>
                                <w:sz w:val="16"/>
                                <w:szCs w:val="16"/>
                              </w:rPr>
                              <w:t xml:space="preserve">Figure </w:t>
                            </w:r>
                            <w:r>
                              <w:rPr>
                                <w:sz w:val="16"/>
                                <w:szCs w:val="16"/>
                              </w:rPr>
                              <w:t>6</w:t>
                            </w:r>
                            <w:r w:rsidRPr="0031504A">
                              <w:rPr>
                                <w:sz w:val="16"/>
                                <w:szCs w:val="16"/>
                              </w:rPr>
                              <w:t xml:space="preserve">: </w:t>
                            </w:r>
                            <w:r>
                              <w:rPr>
                                <w:sz w:val="16"/>
                                <w:szCs w:val="16"/>
                              </w:rPr>
                              <w:t>Validation dataset- 99</w:t>
                            </w:r>
                            <w:r w:rsidRPr="00CF1E3A">
                              <w:rPr>
                                <w:sz w:val="16"/>
                                <w:szCs w:val="16"/>
                                <w:vertAlign w:val="superscript"/>
                              </w:rPr>
                              <w:t>th</w:t>
                            </w:r>
                            <w:r>
                              <w:rPr>
                                <w:sz w:val="16"/>
                                <w:szCs w:val="16"/>
                              </w:rPr>
                              <w:t xml:space="preserve"> percentile error vs no. of iterations.</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AB98D7" id="_x0000_s1031" style="position:absolute;margin-left:0;margin-top:6.95pt;width:247pt;height:19.2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" stroked="f">
                <v:textbox style="mso-fit-shape-to-text:t" inset="0,0,0,0">
                  <w:txbxContent>
                    <w:p w14:paraId="61072D97" w14:textId="572F546B" w:rsidR="005227D8" w:rsidRPr="00CF1E3A" w:rsidRDefault="005227D8" w:rsidP="0031504A">
                      <w:pPr>
                        <w:pStyle w:val="Caption"/>
                        <w:jc w:val="center"/>
                        <w:rPr>
                          <w:sz w:val="16"/>
                          <w:szCs w:val="16"/>
                        </w:rPr>
                      </w:pPr>
                      <w:r w:rsidRPr="0031504A">
                        <w:rPr>
                          <w:sz w:val="16"/>
                          <w:szCs w:val="16"/>
                        </w:rPr>
                        <w:t xml:space="preserve">Figure </w:t>
                      </w:r>
                      <w:r>
                        <w:rPr>
                          <w:sz w:val="16"/>
                          <w:szCs w:val="16"/>
                        </w:rPr>
                        <w:t>6</w:t>
                      </w:r>
                      <w:r w:rsidRPr="0031504A">
                        <w:rPr>
                          <w:sz w:val="16"/>
                          <w:szCs w:val="16"/>
                        </w:rPr>
                        <w:t xml:space="preserve">: </w:t>
                      </w:r>
                      <w:r>
                        <w:rPr>
                          <w:sz w:val="16"/>
                          <w:szCs w:val="16"/>
                        </w:rPr>
                        <w:t>Validation dataset- 99</w:t>
                      </w:r>
                      <w:r w:rsidRPr="00CF1E3A">
                        <w:rPr>
                          <w:sz w:val="16"/>
                          <w:szCs w:val="16"/>
                          <w:vertAlign w:val="superscript"/>
                        </w:rPr>
                        <w:t>th</w:t>
                      </w:r>
                      <w:r>
                        <w:rPr>
                          <w:sz w:val="16"/>
                          <w:szCs w:val="16"/>
                        </w:rPr>
                        <w:t xml:space="preserve"> percentile error vs no. of iterations.</w:t>
                      </w:r>
                    </w:p>
                  </w:txbxContent>
                </v:textbox>
              </v:rect>
            </w:pict>
          </mc:Fallback>
        </mc:AlternateContent>
      </w:r>
    </w:p>
    <w:p w14:paraId="161F5305" w14:textId="08514695" w:rsidR="007C17EA" w:rsidRDefault="007C17EA">
      <w:pPr>
        <w:pStyle w:val="Standard"/>
        <w:rPr>
          <w:rFonts w:ascii="Arial" w:hAnsi="Arial" w:cs="Arial"/>
          <w:b/>
          <w:bCs/>
          <w:sz w:val="20"/>
          <w:szCs w:val="20"/>
        </w:rPr>
      </w:pPr>
    </w:p>
    <w:p w14:paraId="4F11F0D0" w14:textId="765008A1" w:rsidR="00EE1DBA" w:rsidRDefault="007C17EA">
      <w:pPr>
        <w:pStyle w:val="Standard"/>
        <w:rPr>
          <w:rFonts w:ascii="Arial" w:hAnsi="Arial" w:cs="Arial"/>
          <w:b/>
          <w:bCs/>
          <w:sz w:val="20"/>
          <w:szCs w:val="20"/>
        </w:rPr>
      </w:pPr>
      <w:r>
        <w:rPr>
          <w:rFonts w:ascii="Arial" w:hAnsi="Arial" w:cs="Arial"/>
          <w:b/>
          <w:bCs/>
          <w:sz w:val="20"/>
          <w:szCs w:val="20"/>
        </w:rPr>
        <w:t>GRAPHICAL COMPARISON BETWEEN ACTUAL AND PREDICATED VALUES</w:t>
      </w:r>
    </w:p>
    <w:p w14:paraId="0503DA3C" w14:textId="13392AC0" w:rsidR="00CD7079" w:rsidRDefault="00CD7079" w:rsidP="00CF1E3A">
      <w:pPr>
        <w:pStyle w:val="Standard"/>
        <w:jc w:val="both"/>
        <w:rPr>
          <w:rFonts w:ascii="Times New Roman" w:hAnsi="Times New Roman" w:cs="Times New Roman"/>
          <w:sz w:val="20"/>
          <w:szCs w:val="20"/>
        </w:rPr>
      </w:pPr>
      <w:r>
        <w:rPr>
          <w:rFonts w:ascii="Times New Roman" w:hAnsi="Times New Roman" w:cs="Times New Roman"/>
          <w:sz w:val="20"/>
          <w:szCs w:val="20"/>
        </w:rPr>
        <w:lastRenderedPageBreak/>
        <w:t xml:space="preserve">1. </w:t>
      </w:r>
      <w:r w:rsidR="007C17EA">
        <w:rPr>
          <w:rFonts w:ascii="Times New Roman" w:hAnsi="Times New Roman" w:cs="Times New Roman"/>
          <w:sz w:val="20"/>
          <w:szCs w:val="20"/>
        </w:rPr>
        <w:t>Following plots are for model with 7 hidden layers, i.e. training case 2, trained over entire range</w:t>
      </w:r>
      <w:r w:rsidR="00CF1E3A">
        <w:rPr>
          <w:rFonts w:ascii="Times New Roman" w:hAnsi="Times New Roman" w:cs="Times New Roman"/>
          <w:sz w:val="20"/>
          <w:szCs w:val="20"/>
        </w:rPr>
        <w:t xml:space="preserve">. </w:t>
      </w:r>
    </w:p>
    <w:p w14:paraId="3D00F42C" w14:textId="56BABC02" w:rsidR="00245B84" w:rsidRPr="00CD7079" w:rsidRDefault="00CD7079" w:rsidP="00245B84">
      <w:pPr>
        <w:pStyle w:val="Standard"/>
        <w:jc w:val="both"/>
        <w:rPr>
          <w:rFonts w:ascii="Times New Roman" w:hAnsi="Times New Roman" w:cs="Times New Roman"/>
          <w:sz w:val="20"/>
          <w:szCs w:val="20"/>
        </w:rPr>
      </w:pPr>
      <w:r>
        <w:rPr>
          <w:rFonts w:ascii="Times New Roman" w:hAnsi="Times New Roman" w:cs="Times New Roman"/>
          <w:sz w:val="20"/>
          <w:szCs w:val="20"/>
        </w:rPr>
        <w:t xml:space="preserve">2. </w:t>
      </w:r>
      <w:r w:rsidR="00CF1E3A">
        <w:rPr>
          <w:rFonts w:ascii="Times New Roman" w:hAnsi="Times New Roman" w:cs="Times New Roman"/>
          <w:sz w:val="20"/>
          <w:szCs w:val="20"/>
        </w:rPr>
        <w:t>In Figures 7 and 8, continuous line denotes actual variation of output variables and predicted values are shown using markers.</w:t>
      </w:r>
      <w:r>
        <w:rPr>
          <w:rFonts w:ascii="Times New Roman" w:hAnsi="Times New Roman" w:cs="Times New Roman"/>
          <w:sz w:val="20"/>
          <w:szCs w:val="20"/>
        </w:rPr>
        <w:t xml:space="preserve"> </w:t>
      </w:r>
      <w:r w:rsidR="00245B84">
        <w:rPr>
          <w:rFonts w:ascii="Times New Roman" w:hAnsi="Times New Roman" w:cs="Times New Roman"/>
          <w:bCs/>
          <w:sz w:val="20"/>
          <w:szCs w:val="20"/>
        </w:rPr>
        <w:t>Figures 9 and 10 show percent deviations of predicted values from actual values of output variables.</w:t>
      </w:r>
    </w:p>
    <w:p w14:paraId="286B13F6" w14:textId="06D416DA" w:rsidR="00EE1DBA" w:rsidRDefault="00EE1DBA">
      <w:pPr>
        <w:pStyle w:val="Standard"/>
        <w:rPr>
          <w:rFonts w:ascii="Times New Roman" w:hAnsi="Times New Roman" w:cs="Times New Roman"/>
          <w:sz w:val="20"/>
          <w:szCs w:val="20"/>
        </w:rPr>
      </w:pPr>
    </w:p>
    <w:p w14:paraId="2EE979A4" w14:textId="77777777" w:rsidR="00EE1DBA" w:rsidRDefault="00EE1DBA">
      <w:pPr>
        <w:pStyle w:val="Standard"/>
        <w:rPr>
          <w:rFonts w:ascii="Times New Roman" w:hAnsi="Times New Roman" w:cs="Times New Roman"/>
          <w:sz w:val="20"/>
          <w:szCs w:val="20"/>
        </w:rPr>
      </w:pPr>
    </w:p>
    <w:p w14:paraId="4DEC6809" w14:textId="11549560" w:rsidR="00EE1DBA" w:rsidRDefault="00EE1DBA">
      <w:pPr>
        <w:pStyle w:val="Standard"/>
        <w:rPr>
          <w:rFonts w:ascii="Times New Roman" w:hAnsi="Times New Roman" w:cs="Times New Roman"/>
          <w:sz w:val="20"/>
          <w:szCs w:val="20"/>
        </w:rPr>
      </w:pPr>
    </w:p>
    <w:p w14:paraId="01600AD9" w14:textId="77777777" w:rsidR="00EE1DBA" w:rsidRDefault="00EE1DBA">
      <w:pPr>
        <w:pStyle w:val="Standard"/>
        <w:rPr>
          <w:rFonts w:ascii="Times New Roman" w:hAnsi="Times New Roman" w:cs="Times New Roman"/>
          <w:sz w:val="20"/>
          <w:szCs w:val="20"/>
        </w:rPr>
      </w:pPr>
    </w:p>
    <w:p w14:paraId="5C8CD7AF" w14:textId="77777777" w:rsidR="00EE1DBA" w:rsidRDefault="00EE1DBA">
      <w:pPr>
        <w:pStyle w:val="Standard"/>
        <w:rPr>
          <w:rFonts w:ascii="Times New Roman" w:hAnsi="Times New Roman" w:cs="Times New Roman"/>
          <w:sz w:val="20"/>
          <w:szCs w:val="20"/>
        </w:rPr>
      </w:pPr>
    </w:p>
    <w:p w14:paraId="223B3EE7" w14:textId="77777777" w:rsidR="00EE1DBA" w:rsidRDefault="00EE1DBA">
      <w:pPr>
        <w:pStyle w:val="Standard"/>
        <w:rPr>
          <w:rFonts w:ascii="Times New Roman" w:hAnsi="Times New Roman" w:cs="Times New Roman"/>
          <w:sz w:val="20"/>
          <w:szCs w:val="20"/>
        </w:rPr>
      </w:pPr>
    </w:p>
    <w:p w14:paraId="55E8D931" w14:textId="77777777" w:rsidR="00EE1DBA" w:rsidRDefault="00EE1DBA">
      <w:pPr>
        <w:pStyle w:val="Standard"/>
        <w:rPr>
          <w:rFonts w:ascii="Times New Roman" w:hAnsi="Times New Roman" w:cs="Times New Roman"/>
          <w:sz w:val="20"/>
          <w:szCs w:val="20"/>
        </w:rPr>
      </w:pPr>
    </w:p>
    <w:p w14:paraId="60E10C42" w14:textId="77777777" w:rsidR="00EE1DBA" w:rsidRDefault="00EE1DBA">
      <w:pPr>
        <w:pStyle w:val="Standard"/>
        <w:rPr>
          <w:rFonts w:ascii="Times New Roman" w:hAnsi="Times New Roman" w:cs="Times New Roman"/>
          <w:sz w:val="20"/>
          <w:szCs w:val="20"/>
        </w:rPr>
      </w:pPr>
    </w:p>
    <w:p w14:paraId="34A0298D" w14:textId="0F08C5DD" w:rsidR="00EE1DBA" w:rsidRDefault="00EE1DBA">
      <w:pPr>
        <w:pStyle w:val="Standard"/>
        <w:rPr>
          <w:rFonts w:ascii="Times New Roman" w:hAnsi="Times New Roman" w:cs="Times New Roman"/>
          <w:sz w:val="20"/>
          <w:szCs w:val="20"/>
        </w:rPr>
      </w:pPr>
    </w:p>
    <w:p w14:paraId="7F66DD70" w14:textId="5742E500" w:rsidR="00EE1DBA" w:rsidRDefault="00EE1DBA">
      <w:pPr>
        <w:pStyle w:val="Standard"/>
        <w:rPr>
          <w:rFonts w:ascii="Times New Roman" w:hAnsi="Times New Roman" w:cs="Times New Roman"/>
          <w:sz w:val="20"/>
          <w:szCs w:val="20"/>
        </w:rPr>
      </w:pPr>
    </w:p>
    <w:p w14:paraId="2849FC03" w14:textId="5B67B075" w:rsidR="00EE1DBA" w:rsidRDefault="00CF1E3A">
      <w:pPr>
        <w:pStyle w:val="Standard"/>
        <w:rPr>
          <w:rFonts w:ascii="Times New Roman" w:hAnsi="Times New Roman" w:cs="Times New Roman"/>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251669504" behindDoc="1" locked="0" layoutInCell="1" allowOverlap="1" wp14:anchorId="18DC7A5D" wp14:editId="1AC097DB">
                <wp:simplePos x="0" y="0"/>
                <wp:positionH relativeFrom="column">
                  <wp:posOffset>1905</wp:posOffset>
                </wp:positionH>
                <wp:positionV relativeFrom="paragraph">
                  <wp:posOffset>60960</wp:posOffset>
                </wp:positionV>
                <wp:extent cx="3136900" cy="243840"/>
                <wp:effectExtent l="0" t="0" r="6350" b="1905"/>
                <wp:wrapNone/>
                <wp:docPr id="25"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336859F" w14:textId="783E4503" w:rsidR="004959FE" w:rsidRPr="0031504A" w:rsidRDefault="004959FE" w:rsidP="0031504A">
                            <w:pPr>
                              <w:pStyle w:val="Caption"/>
                              <w:jc w:val="center"/>
                              <w:rPr>
                                <w:sz w:val="16"/>
                                <w:szCs w:val="16"/>
                              </w:rPr>
                            </w:pPr>
                            <w:r w:rsidRPr="0031504A">
                              <w:rPr>
                                <w:sz w:val="16"/>
                                <w:szCs w:val="16"/>
                              </w:rPr>
                              <w:t xml:space="preserve">Figure </w:t>
                            </w:r>
                            <w:r>
                              <w:rPr>
                                <w:sz w:val="16"/>
                                <w:szCs w:val="16"/>
                              </w:rPr>
                              <w:t>7</w:t>
                            </w:r>
                            <w:r w:rsidRPr="0031504A">
                              <w:rPr>
                                <w:sz w:val="16"/>
                                <w:szCs w:val="16"/>
                              </w:rPr>
                              <w:t xml:space="preserve">: </w:t>
                            </w:r>
                            <w:r>
                              <w:rPr>
                                <w:sz w:val="16"/>
                                <w:szCs w:val="16"/>
                              </w:rPr>
                              <w:t>Comparison between actual and predicted values of output variables for six different values of</w:t>
                            </w:r>
                            <m:oMath>
                              <m:r>
                                <w:rPr>
                                  <w:rFonts w:ascii="Cambria Math" w:hAnsi="Cambria Math"/>
                                  <w:sz w:val="16"/>
                                  <w:szCs w:val="16"/>
                                </w:rPr>
                                <m:t xml:space="preserve"> η</m:t>
                              </m:r>
                            </m:oMath>
                            <w:r>
                              <w:rPr>
                                <w:rFonts w:eastAsiaTheme="minorEastAsia"/>
                                <w:sz w:val="16"/>
                                <w:szCs w:val="16"/>
                              </w:rPr>
                              <w:t>.</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DC7A5D" id="_x0000_s1032" style="position:absolute;margin-left:.15pt;margin-top:4.8pt;width:247pt;height:19.2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" stroked="f">
                <v:textbox style="mso-fit-shape-to-text:t" inset="0,0,0,0">
                  <w:txbxContent>
                    <w:p w14:paraId="3336859F" w14:textId="783E4503" w:rsidR="005227D8" w:rsidRPr="0031504A" w:rsidRDefault="005227D8" w:rsidP="0031504A">
                      <w:pPr>
                        <w:pStyle w:val="Caption"/>
                        <w:jc w:val="center"/>
                        <w:rPr>
                          <w:sz w:val="16"/>
                          <w:szCs w:val="16"/>
                        </w:rPr>
                      </w:pPr>
                      <w:r w:rsidRPr="0031504A">
                        <w:rPr>
                          <w:sz w:val="16"/>
                          <w:szCs w:val="16"/>
                        </w:rPr>
                        <w:t xml:space="preserve">Figure </w:t>
                      </w:r>
                      <w:r>
                        <w:rPr>
                          <w:sz w:val="16"/>
                          <w:szCs w:val="16"/>
                        </w:rPr>
                        <w:t>7</w:t>
                      </w:r>
                      <w:r w:rsidRPr="0031504A">
                        <w:rPr>
                          <w:sz w:val="16"/>
                          <w:szCs w:val="16"/>
                        </w:rPr>
                        <w:t xml:space="preserve">: </w:t>
                      </w:r>
                      <w:r>
                        <w:rPr>
                          <w:sz w:val="16"/>
                          <w:szCs w:val="16"/>
                        </w:rPr>
                        <w:t>Comparison between actual and predicted values of output variables for six different values of</w:t>
                      </w:r>
                      <m:oMath>
                        <m:r>
                          <w:rPr>
                            <w:rFonts w:ascii="Cambria Math" w:hAnsi="Cambria Math"/>
                            <w:sz w:val="16"/>
                            <w:szCs w:val="16"/>
                          </w:rPr>
                          <m:t xml:space="preserve"> η</m:t>
                        </m:r>
                      </m:oMath>
                      <w:r>
                        <w:rPr>
                          <w:rFonts w:eastAsiaTheme="minorEastAsia"/>
                          <w:sz w:val="16"/>
                          <w:szCs w:val="16"/>
                        </w:rPr>
                        <w:t>.</w:t>
                      </w:r>
                    </w:p>
                  </w:txbxContent>
                </v:textbox>
              </v:rect>
            </w:pict>
          </mc:Fallback>
        </mc:AlternateContent>
      </w:r>
    </w:p>
    <w:p w14:paraId="3955CF57" w14:textId="10F31909" w:rsidR="00EE1DBA" w:rsidRDefault="00CF1E3A">
      <w:pPr>
        <w:pStyle w:val="Standard"/>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0" distR="0" simplePos="0" relativeHeight="8" behindDoc="0" locked="0" layoutInCell="1" allowOverlap="1" wp14:anchorId="6CD025E5" wp14:editId="73A9063A">
            <wp:simplePos x="0" y="0"/>
            <wp:positionH relativeFrom="margin">
              <wp:posOffset>3502025</wp:posOffset>
            </wp:positionH>
            <wp:positionV relativeFrom="paragraph">
              <wp:posOffset>173990</wp:posOffset>
            </wp:positionV>
            <wp:extent cx="3143885" cy="1998345"/>
            <wp:effectExtent l="0" t="0" r="0" b="1905"/>
            <wp:wrapNone/>
            <wp:docPr id="16"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27"/>
                    <pic:cNvPicPr>
                      <a:picLocks noChangeAspect="1" noChangeArrowheads="1"/>
                    </pic:cNvPicPr>
                  </pic:nvPicPr>
                  <pic:blipFill>
                    <a:blip r:embed="rId14"/>
                    <a:stretch>
                      <a:fillRect/>
                    </a:stretch>
                  </pic:blipFill>
                  <pic:spPr bwMode="auto">
                    <a:xfrm>
                      <a:off x="0" y="0"/>
                      <a:ext cx="3143885" cy="1998345"/>
                    </a:xfrm>
                    <a:prstGeom prst="rect">
                      <a:avLst/>
                    </a:prstGeom>
                  </pic:spPr>
                </pic:pic>
              </a:graphicData>
            </a:graphic>
          </wp:anchor>
        </w:drawing>
      </w:r>
    </w:p>
    <w:p w14:paraId="2C0004B0" w14:textId="7E1BF0D5" w:rsidR="00EE1DBA" w:rsidRDefault="00EE1DBA">
      <w:pPr>
        <w:pStyle w:val="Standard"/>
        <w:rPr>
          <w:rFonts w:ascii="Times New Roman" w:hAnsi="Times New Roman" w:cs="Times New Roman"/>
          <w:sz w:val="20"/>
          <w:szCs w:val="20"/>
        </w:rPr>
      </w:pPr>
    </w:p>
    <w:p w14:paraId="17C0A3BD" w14:textId="660C0002" w:rsidR="00EE1DBA" w:rsidRDefault="00EE1DBA">
      <w:pPr>
        <w:pStyle w:val="Standard"/>
        <w:rPr>
          <w:rFonts w:ascii="Times New Roman" w:hAnsi="Times New Roman" w:cs="Times New Roman"/>
          <w:sz w:val="20"/>
          <w:szCs w:val="20"/>
        </w:rPr>
      </w:pPr>
    </w:p>
    <w:p w14:paraId="54564E4B" w14:textId="52864A4B" w:rsidR="00EE1DBA" w:rsidRDefault="00EE1DBA">
      <w:pPr>
        <w:pStyle w:val="Standard"/>
        <w:rPr>
          <w:rFonts w:ascii="Times New Roman" w:hAnsi="Times New Roman" w:cs="Times New Roman"/>
          <w:sz w:val="20"/>
          <w:szCs w:val="20"/>
        </w:rPr>
      </w:pPr>
    </w:p>
    <w:p w14:paraId="0E067BC6" w14:textId="359977E1" w:rsidR="00EE1DBA" w:rsidRDefault="00EE1DBA">
      <w:pPr>
        <w:pStyle w:val="Standard"/>
        <w:rPr>
          <w:rFonts w:ascii="Times New Roman" w:hAnsi="Times New Roman" w:cs="Times New Roman"/>
          <w:sz w:val="20"/>
          <w:szCs w:val="20"/>
        </w:rPr>
      </w:pPr>
    </w:p>
    <w:p w14:paraId="29C71D51" w14:textId="629D06F0" w:rsidR="00EE1DBA" w:rsidRDefault="00EE1DBA">
      <w:pPr>
        <w:pStyle w:val="Standard"/>
        <w:rPr>
          <w:rFonts w:ascii="Times New Roman" w:hAnsi="Times New Roman" w:cs="Times New Roman"/>
          <w:sz w:val="20"/>
          <w:szCs w:val="20"/>
        </w:rPr>
      </w:pPr>
    </w:p>
    <w:p w14:paraId="56BC83B7" w14:textId="20D04173" w:rsidR="00EE1DBA" w:rsidRDefault="00EE1DBA">
      <w:pPr>
        <w:pStyle w:val="Standard"/>
        <w:rPr>
          <w:rFonts w:ascii="Times New Roman" w:hAnsi="Times New Roman" w:cs="Times New Roman"/>
          <w:b/>
          <w:bCs/>
          <w:sz w:val="20"/>
          <w:szCs w:val="20"/>
        </w:rPr>
      </w:pPr>
    </w:p>
    <w:p w14:paraId="1915F4C6" w14:textId="0CE8BA00" w:rsidR="00EE1DBA" w:rsidRDefault="00EE1DBA">
      <w:pPr>
        <w:pStyle w:val="Standard"/>
        <w:rPr>
          <w:rFonts w:ascii="Times New Roman" w:hAnsi="Times New Roman" w:cs="Times New Roman"/>
          <w:b/>
          <w:bCs/>
          <w:sz w:val="20"/>
          <w:szCs w:val="20"/>
        </w:rPr>
      </w:pPr>
    </w:p>
    <w:p w14:paraId="7A5C1BFB" w14:textId="5734457A" w:rsidR="00EE1DBA" w:rsidRDefault="00245B84">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251663360" behindDoc="1" locked="0" layoutInCell="1" allowOverlap="1" wp14:anchorId="7199BDAF" wp14:editId="129C5F83">
                <wp:simplePos x="0" y="0"/>
                <wp:positionH relativeFrom="margin">
                  <wp:posOffset>3502660</wp:posOffset>
                </wp:positionH>
                <wp:positionV relativeFrom="paragraph">
                  <wp:posOffset>43180</wp:posOffset>
                </wp:positionV>
                <wp:extent cx="3136900" cy="243840"/>
                <wp:effectExtent l="0" t="0" r="6350" b="4445"/>
                <wp:wrapNone/>
                <wp:docPr id="9"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1A65B01" w14:textId="668CA03E" w:rsidR="004959FE" w:rsidRPr="0031504A" w:rsidRDefault="004959FE" w:rsidP="00245B84">
                            <w:pPr>
                              <w:pStyle w:val="Caption"/>
                              <w:jc w:val="center"/>
                              <w:rPr>
                                <w:sz w:val="16"/>
                                <w:szCs w:val="16"/>
                              </w:rPr>
                            </w:pPr>
                            <w:r w:rsidRPr="0031504A">
                              <w:rPr>
                                <w:sz w:val="16"/>
                                <w:szCs w:val="16"/>
                              </w:rPr>
                              <w:t xml:space="preserve">Figure </w:t>
                            </w:r>
                            <w:r>
                              <w:rPr>
                                <w:sz w:val="16"/>
                                <w:szCs w:val="16"/>
                              </w:rPr>
                              <w:t>8</w:t>
                            </w:r>
                            <w:r w:rsidRPr="0031504A">
                              <w:rPr>
                                <w:sz w:val="16"/>
                                <w:szCs w:val="16"/>
                              </w:rPr>
                              <w:t xml:space="preserve">: </w:t>
                            </w:r>
                            <w:r>
                              <w:rPr>
                                <w:sz w:val="16"/>
                                <w:szCs w:val="16"/>
                              </w:rPr>
                              <w:t xml:space="preserve">Comparison between actual and predicted values of output variables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99BDAF" id="_x0000_s1033" style="position:absolute;margin-left:275.8pt;margin-top:3.4pt;width:247pt;height:19.2pt;z-index:-25165312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" stroked="f">
                <v:textbox style="mso-fit-shape-to-text:t" inset="0,0,0,0">
                  <w:txbxContent>
                    <w:p w14:paraId="61A65B01" w14:textId="668CA03E" w:rsidR="005227D8" w:rsidRPr="0031504A" w:rsidRDefault="005227D8" w:rsidP="00245B84">
                      <w:pPr>
                        <w:pStyle w:val="Caption"/>
                        <w:jc w:val="center"/>
                        <w:rPr>
                          <w:sz w:val="16"/>
                          <w:szCs w:val="16"/>
                        </w:rPr>
                      </w:pPr>
                      <w:r w:rsidRPr="0031504A">
                        <w:rPr>
                          <w:sz w:val="16"/>
                          <w:szCs w:val="16"/>
                        </w:rPr>
                        <w:t xml:space="preserve">Figure </w:t>
                      </w:r>
                      <w:r>
                        <w:rPr>
                          <w:sz w:val="16"/>
                          <w:szCs w:val="16"/>
                        </w:rPr>
                        <w:t>8</w:t>
                      </w:r>
                      <w:r w:rsidRPr="0031504A">
                        <w:rPr>
                          <w:sz w:val="16"/>
                          <w:szCs w:val="16"/>
                        </w:rPr>
                        <w:t xml:space="preserve">: </w:t>
                      </w:r>
                      <w:r>
                        <w:rPr>
                          <w:sz w:val="16"/>
                          <w:szCs w:val="16"/>
                        </w:rPr>
                        <w:t xml:space="preserve">Comparison between actual and predicted values of output variables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w:t>
                      </w:r>
                    </w:p>
                  </w:txbxContent>
                </v:textbox>
                <w10:wrap anchorx="margin"/>
              </v:rect>
            </w:pict>
          </mc:Fallback>
        </mc:AlternateContent>
      </w:r>
    </w:p>
    <w:p w14:paraId="1D47FD54" w14:textId="77777777" w:rsidR="00245B84" w:rsidRDefault="00245B84">
      <w:pPr>
        <w:pStyle w:val="Standard"/>
        <w:rPr>
          <w:rFonts w:ascii="Times New Roman" w:hAnsi="Times New Roman" w:cs="Times New Roman"/>
          <w:b/>
          <w:bCs/>
          <w:sz w:val="20"/>
          <w:szCs w:val="20"/>
        </w:rPr>
      </w:pPr>
    </w:p>
    <w:p w14:paraId="3366ADD2" w14:textId="5FF6E1F9" w:rsidR="00EE1DBA" w:rsidRDefault="00245B84">
      <w:pPr>
        <w:pStyle w:val="Standard"/>
        <w:rPr>
          <w:rFonts w:ascii="Times New Roman" w:hAnsi="Times New Roman" w:cs="Times New Roman"/>
          <w:b/>
          <w:bCs/>
          <w:sz w:val="20"/>
          <w:szCs w:val="20"/>
        </w:rPr>
      </w:pPr>
      <w:r>
        <w:rPr>
          <w:rFonts w:ascii="Times New Roman" w:hAnsi="Times New Roman" w:cs="Times New Roman"/>
          <w:noProof/>
          <w:sz w:val="20"/>
          <w:szCs w:val="20"/>
          <w:lang w:val="en-US"/>
        </w:rPr>
        <w:drawing>
          <wp:anchor distT="0" distB="0" distL="0" distR="0" simplePos="0" relativeHeight="9" behindDoc="0" locked="0" layoutInCell="1" allowOverlap="1" wp14:anchorId="3583C049" wp14:editId="572574E8">
            <wp:simplePos x="0" y="0"/>
            <wp:positionH relativeFrom="margin">
              <wp:posOffset>3514725</wp:posOffset>
            </wp:positionH>
            <wp:positionV relativeFrom="paragraph">
              <wp:posOffset>131445</wp:posOffset>
            </wp:positionV>
            <wp:extent cx="3131185" cy="1923415"/>
            <wp:effectExtent l="0" t="0" r="0" b="635"/>
            <wp:wrapNone/>
            <wp:docPr id="17"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26"/>
                    <pic:cNvPicPr>
                      <a:picLocks noChangeAspect="1" noChangeArrowheads="1"/>
                    </pic:cNvPicPr>
                  </pic:nvPicPr>
                  <pic:blipFill>
                    <a:blip r:embed="rId15"/>
                    <a:stretch>
                      <a:fillRect/>
                    </a:stretch>
                  </pic:blipFill>
                  <pic:spPr bwMode="auto">
                    <a:xfrm>
                      <a:off x="0" y="0"/>
                      <a:ext cx="3131185" cy="1923415"/>
                    </a:xfrm>
                    <a:prstGeom prst="rect">
                      <a:avLst/>
                    </a:prstGeom>
                  </pic:spPr>
                </pic:pic>
              </a:graphicData>
            </a:graphic>
          </wp:anchor>
        </w:drawing>
      </w:r>
    </w:p>
    <w:p w14:paraId="05270EE2" w14:textId="276B232E" w:rsidR="00EE1DBA" w:rsidRDefault="00EE1DBA">
      <w:pPr>
        <w:pStyle w:val="Standard"/>
        <w:rPr>
          <w:rFonts w:ascii="Times New Roman" w:hAnsi="Times New Roman" w:cs="Times New Roman"/>
          <w:b/>
          <w:bCs/>
          <w:sz w:val="20"/>
          <w:szCs w:val="20"/>
        </w:rPr>
      </w:pPr>
    </w:p>
    <w:p w14:paraId="4672B36A" w14:textId="15C74A21" w:rsidR="00EE1DBA" w:rsidRDefault="00EE1DBA">
      <w:pPr>
        <w:pStyle w:val="Standard"/>
        <w:rPr>
          <w:rFonts w:ascii="Times New Roman" w:hAnsi="Times New Roman" w:cs="Times New Roman"/>
          <w:b/>
          <w:bCs/>
          <w:sz w:val="20"/>
          <w:szCs w:val="20"/>
        </w:rPr>
      </w:pPr>
    </w:p>
    <w:p w14:paraId="3959D601" w14:textId="7B5FA41C" w:rsidR="00EE1DBA" w:rsidRDefault="00EE1DBA">
      <w:pPr>
        <w:pStyle w:val="Standard"/>
        <w:rPr>
          <w:rFonts w:ascii="Times New Roman" w:hAnsi="Times New Roman" w:cs="Times New Roman"/>
          <w:b/>
          <w:bCs/>
          <w:sz w:val="20"/>
          <w:szCs w:val="20"/>
        </w:rPr>
      </w:pPr>
    </w:p>
    <w:p w14:paraId="4673BECD" w14:textId="3CBA350C" w:rsidR="00EE1DBA" w:rsidRDefault="00EE1DBA">
      <w:pPr>
        <w:pStyle w:val="Standard"/>
        <w:rPr>
          <w:rFonts w:ascii="Times New Roman" w:hAnsi="Times New Roman" w:cs="Times New Roman"/>
          <w:b/>
          <w:bCs/>
          <w:sz w:val="20"/>
          <w:szCs w:val="20"/>
        </w:rPr>
      </w:pPr>
    </w:p>
    <w:p w14:paraId="616BA187" w14:textId="75554C5D" w:rsidR="00EE1DBA" w:rsidRDefault="00EE1DBA">
      <w:pPr>
        <w:pStyle w:val="Standard"/>
        <w:rPr>
          <w:rFonts w:ascii="Times New Roman" w:hAnsi="Times New Roman" w:cs="Times New Roman"/>
          <w:b/>
          <w:bCs/>
          <w:sz w:val="20"/>
          <w:szCs w:val="20"/>
        </w:rPr>
      </w:pPr>
    </w:p>
    <w:p w14:paraId="792096D3" w14:textId="062BD453" w:rsidR="00EE1DBA" w:rsidRDefault="00EE1DBA">
      <w:pPr>
        <w:pStyle w:val="Standard"/>
        <w:rPr>
          <w:rFonts w:ascii="Times New Roman" w:hAnsi="Times New Roman" w:cs="Times New Roman"/>
          <w:b/>
          <w:bCs/>
          <w:sz w:val="20"/>
          <w:szCs w:val="20"/>
        </w:rPr>
      </w:pPr>
    </w:p>
    <w:p w14:paraId="7247143C" w14:textId="4A3EB58C" w:rsidR="00EE1DBA" w:rsidRDefault="00245B84">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251665408" behindDoc="1" locked="0" layoutInCell="1" allowOverlap="1" wp14:anchorId="666578EA" wp14:editId="11A6EBED">
                <wp:simplePos x="0" y="0"/>
                <wp:positionH relativeFrom="column">
                  <wp:posOffset>0</wp:posOffset>
                </wp:positionH>
                <wp:positionV relativeFrom="paragraph">
                  <wp:posOffset>172085</wp:posOffset>
                </wp:positionV>
                <wp:extent cx="3136900" cy="243840"/>
                <wp:effectExtent l="0" t="0" r="6350" b="1905"/>
                <wp:wrapNone/>
                <wp:docPr id="12"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C59FB4" w14:textId="762F059A" w:rsidR="004959FE" w:rsidRPr="0031504A" w:rsidRDefault="004959FE" w:rsidP="0031504A">
                            <w:pPr>
                              <w:pStyle w:val="Caption"/>
                              <w:jc w:val="center"/>
                              <w:rPr>
                                <w:sz w:val="16"/>
                                <w:szCs w:val="16"/>
                              </w:rPr>
                            </w:pPr>
                            <w:r w:rsidRPr="0031504A">
                              <w:rPr>
                                <w:sz w:val="16"/>
                                <w:szCs w:val="16"/>
                              </w:rPr>
                              <w:t xml:space="preserve">Figure </w:t>
                            </w:r>
                            <w:r>
                              <w:rPr>
                                <w:sz w:val="16"/>
                                <w:szCs w:val="16"/>
                              </w:rPr>
                              <w:t>9</w:t>
                            </w:r>
                            <w:r w:rsidRPr="0031504A">
                              <w:rPr>
                                <w:sz w:val="16"/>
                                <w:szCs w:val="16"/>
                              </w:rPr>
                              <w:t xml:space="preserve">: </w:t>
                            </w:r>
                            <w:r>
                              <w:rPr>
                                <w:sz w:val="16"/>
                                <w:szCs w:val="16"/>
                              </w:rPr>
                              <w:t xml:space="preserve">Percent deviation vs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 xml:space="preserve"> for six different values of </w:t>
                            </w:r>
                            <m:oMath>
                              <m:r>
                                <w:rPr>
                                  <w:rFonts w:ascii="Cambria Math" w:hAnsi="Cambria Math"/>
                                  <w:sz w:val="16"/>
                                  <w:szCs w:val="16"/>
                                </w:rPr>
                                <m:t>η</m:t>
                              </m:r>
                            </m:oMath>
                            <w:r>
                              <w:rPr>
                                <w:sz w:val="16"/>
                                <w:szCs w:val="16"/>
                              </w:rPr>
                              <w:t>.</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6578EA" id="_x0000_s1034" style="position:absolute;margin-left:0;margin-top:13.55pt;width:247pt;height:19.2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" stroked="f">
                <v:textbox style="mso-fit-shape-to-text:t" inset="0,0,0,0">
                  <w:txbxContent>
                    <w:p w14:paraId="3EC59FB4" w14:textId="762F059A" w:rsidR="005227D8" w:rsidRPr="0031504A" w:rsidRDefault="005227D8" w:rsidP="0031504A">
                      <w:pPr>
                        <w:pStyle w:val="Caption"/>
                        <w:jc w:val="center"/>
                        <w:rPr>
                          <w:sz w:val="16"/>
                          <w:szCs w:val="16"/>
                        </w:rPr>
                      </w:pPr>
                      <w:r w:rsidRPr="0031504A">
                        <w:rPr>
                          <w:sz w:val="16"/>
                          <w:szCs w:val="16"/>
                        </w:rPr>
                        <w:t xml:space="preserve">Figure </w:t>
                      </w:r>
                      <w:r>
                        <w:rPr>
                          <w:sz w:val="16"/>
                          <w:szCs w:val="16"/>
                        </w:rPr>
                        <w:t>9</w:t>
                      </w:r>
                      <w:r w:rsidRPr="0031504A">
                        <w:rPr>
                          <w:sz w:val="16"/>
                          <w:szCs w:val="16"/>
                        </w:rPr>
                        <w:t xml:space="preserve">: </w:t>
                      </w:r>
                      <w:r>
                        <w:rPr>
                          <w:sz w:val="16"/>
                          <w:szCs w:val="16"/>
                        </w:rPr>
                        <w:t xml:space="preserve">Percent deviation vs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 xml:space="preserve"> for six different values of </w:t>
                      </w:r>
                      <m:oMath>
                        <m:r>
                          <w:rPr>
                            <w:rFonts w:ascii="Cambria Math" w:hAnsi="Cambria Math"/>
                            <w:sz w:val="16"/>
                            <w:szCs w:val="16"/>
                          </w:rPr>
                          <m:t>η</m:t>
                        </m:r>
                      </m:oMath>
                      <w:r>
                        <w:rPr>
                          <w:sz w:val="16"/>
                          <w:szCs w:val="16"/>
                        </w:rPr>
                        <w:t>.</w:t>
                      </w:r>
                    </w:p>
                  </w:txbxContent>
                </v:textbox>
              </v:rect>
            </w:pict>
          </mc:Fallback>
        </mc:AlternateContent>
      </w:r>
    </w:p>
    <w:p w14:paraId="2BE03E1B" w14:textId="23A05435" w:rsidR="00EE1DBA" w:rsidRDefault="00245B84">
      <w:pPr>
        <w:pStyle w:val="Standard"/>
        <w:rPr>
          <w:rFonts w:ascii="Times New Roman" w:hAnsi="Times New Roman" w:cs="Times New Roman"/>
          <w:b/>
          <w:bCs/>
          <w:sz w:val="20"/>
          <w:szCs w:val="20"/>
        </w:rPr>
      </w:pPr>
      <w:r>
        <w:rPr>
          <w:rFonts w:ascii="Times New Roman" w:hAnsi="Times New Roman" w:cs="Times New Roman"/>
          <w:b/>
          <w:bCs/>
          <w:noProof/>
          <w:sz w:val="20"/>
          <w:szCs w:val="20"/>
          <w:lang w:val="en-US"/>
        </w:rPr>
        <w:drawing>
          <wp:anchor distT="0" distB="0" distL="0" distR="0" simplePos="0" relativeHeight="10" behindDoc="0" locked="0" layoutInCell="1" allowOverlap="1" wp14:anchorId="03E41D7C" wp14:editId="6DCF9A6F">
            <wp:simplePos x="0" y="0"/>
            <wp:positionH relativeFrom="margin">
              <wp:posOffset>3514090</wp:posOffset>
            </wp:positionH>
            <wp:positionV relativeFrom="paragraph">
              <wp:posOffset>147320</wp:posOffset>
            </wp:positionV>
            <wp:extent cx="3131820" cy="2085340"/>
            <wp:effectExtent l="0" t="0" r="0" b="0"/>
            <wp:wrapNone/>
            <wp:docPr id="18"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25"/>
                    <pic:cNvPicPr>
                      <a:picLocks noChangeAspect="1" noChangeArrowheads="1"/>
                    </pic:cNvPicPr>
                  </pic:nvPicPr>
                  <pic:blipFill>
                    <a:blip r:embed="rId16"/>
                    <a:stretch>
                      <a:fillRect/>
                    </a:stretch>
                  </pic:blipFill>
                  <pic:spPr bwMode="auto">
                    <a:xfrm>
                      <a:off x="0" y="0"/>
                      <a:ext cx="3131820" cy="2085340"/>
                    </a:xfrm>
                    <a:prstGeom prst="rect">
                      <a:avLst/>
                    </a:prstGeom>
                  </pic:spPr>
                </pic:pic>
              </a:graphicData>
            </a:graphic>
          </wp:anchor>
        </w:drawing>
      </w:r>
    </w:p>
    <w:p w14:paraId="54BB5279" w14:textId="6952B8FF" w:rsidR="00EE1DBA" w:rsidRDefault="00EE1DBA">
      <w:pPr>
        <w:pStyle w:val="Standard"/>
        <w:rPr>
          <w:rFonts w:ascii="Times New Roman" w:hAnsi="Times New Roman" w:cs="Times New Roman"/>
          <w:b/>
          <w:bCs/>
          <w:sz w:val="20"/>
          <w:szCs w:val="20"/>
        </w:rPr>
      </w:pPr>
    </w:p>
    <w:p w14:paraId="3157BC6E" w14:textId="6952AC13" w:rsidR="00EE1DBA" w:rsidRDefault="00EE1DBA">
      <w:pPr>
        <w:pStyle w:val="Standard"/>
        <w:rPr>
          <w:rFonts w:ascii="Times New Roman" w:hAnsi="Times New Roman" w:cs="Times New Roman"/>
          <w:b/>
          <w:bCs/>
          <w:sz w:val="20"/>
          <w:szCs w:val="20"/>
        </w:rPr>
      </w:pPr>
    </w:p>
    <w:p w14:paraId="0DE4A4F3" w14:textId="144547EF" w:rsidR="00EE1DBA" w:rsidRDefault="00EE1DBA">
      <w:pPr>
        <w:pStyle w:val="Standard"/>
        <w:rPr>
          <w:rFonts w:ascii="Times New Roman" w:hAnsi="Times New Roman" w:cs="Times New Roman"/>
          <w:b/>
          <w:bCs/>
          <w:sz w:val="20"/>
          <w:szCs w:val="20"/>
        </w:rPr>
      </w:pPr>
    </w:p>
    <w:p w14:paraId="0D3061F1" w14:textId="0C278417" w:rsidR="000C6527" w:rsidRDefault="000C6527">
      <w:pPr>
        <w:pStyle w:val="Standard"/>
        <w:rPr>
          <w:rFonts w:ascii="Arial" w:hAnsi="Arial" w:cs="Arial"/>
          <w:b/>
          <w:bCs/>
          <w:sz w:val="20"/>
          <w:szCs w:val="20"/>
        </w:rPr>
      </w:pPr>
    </w:p>
    <w:p w14:paraId="02CE8A23" w14:textId="77777777" w:rsidR="009A09EE" w:rsidRDefault="009A09EE">
      <w:pPr>
        <w:pStyle w:val="Standard"/>
        <w:rPr>
          <w:rFonts w:ascii="Arial" w:hAnsi="Arial" w:cs="Arial"/>
          <w:b/>
          <w:bCs/>
          <w:sz w:val="20"/>
          <w:szCs w:val="20"/>
        </w:rPr>
      </w:pPr>
    </w:p>
    <w:p w14:paraId="3EFC1FB6" w14:textId="77777777" w:rsidR="009A09EE" w:rsidRDefault="009A09EE">
      <w:pPr>
        <w:pStyle w:val="Standard"/>
        <w:rPr>
          <w:rFonts w:ascii="Arial" w:hAnsi="Arial" w:cs="Arial"/>
          <w:b/>
          <w:bCs/>
          <w:sz w:val="20"/>
          <w:szCs w:val="20"/>
        </w:rPr>
      </w:pPr>
    </w:p>
    <w:p w14:paraId="23AF3444" w14:textId="7C490372" w:rsidR="009A09EE" w:rsidRDefault="009A09EE">
      <w:pPr>
        <w:pStyle w:val="Standard"/>
        <w:rPr>
          <w:rFonts w:ascii="Arial" w:hAnsi="Arial" w:cs="Arial"/>
          <w:b/>
          <w:bCs/>
          <w:sz w:val="20"/>
          <w:szCs w:val="20"/>
        </w:rPr>
      </w:pPr>
    </w:p>
    <w:p w14:paraId="059FF6D0" w14:textId="181630AA" w:rsidR="009A09EE" w:rsidRDefault="00245B84">
      <w:pPr>
        <w:pStyle w:val="Standard"/>
        <w:rPr>
          <w:rFonts w:ascii="Arial" w:hAnsi="Arial" w:cs="Arial"/>
          <w:b/>
          <w:bCs/>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251677696" behindDoc="1" locked="0" layoutInCell="1" allowOverlap="1" wp14:anchorId="61C8F511" wp14:editId="718C8FB4">
                <wp:simplePos x="0" y="0"/>
                <wp:positionH relativeFrom="margin">
                  <wp:align>right</wp:align>
                </wp:positionH>
                <wp:positionV relativeFrom="paragraph">
                  <wp:posOffset>107315</wp:posOffset>
                </wp:positionV>
                <wp:extent cx="3136900" cy="243840"/>
                <wp:effectExtent l="0" t="0" r="6350" b="1905"/>
                <wp:wrapNone/>
                <wp:docPr id="29"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810C203" w14:textId="2253B006" w:rsidR="004959FE" w:rsidRPr="0031504A" w:rsidRDefault="004959FE" w:rsidP="00245B84">
                            <w:pPr>
                              <w:pStyle w:val="Caption"/>
                              <w:jc w:val="center"/>
                              <w:rPr>
                                <w:sz w:val="16"/>
                                <w:szCs w:val="16"/>
                              </w:rPr>
                            </w:pPr>
                            <w:r w:rsidRPr="0031504A">
                              <w:rPr>
                                <w:sz w:val="16"/>
                                <w:szCs w:val="16"/>
                              </w:rPr>
                              <w:t xml:space="preserve">Figure </w:t>
                            </w:r>
                            <w:r>
                              <w:rPr>
                                <w:sz w:val="16"/>
                                <w:szCs w:val="16"/>
                              </w:rPr>
                              <w:t>10</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sz w:val="16"/>
                                <w:szCs w:val="16"/>
                              </w:rPr>
                              <w:t xml:space="preserve">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C8F511" id="_x0000_s1035" style="position:absolute;margin-left:195.8pt;margin-top:8.45pt;width:247pt;height:19.2pt;z-index:-2516387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" stroked="f">
                <v:textbox style="mso-fit-shape-to-text:t" inset="0,0,0,0">
                  <w:txbxContent>
                    <w:p w14:paraId="3810C203" w14:textId="2253B006" w:rsidR="005227D8" w:rsidRPr="0031504A" w:rsidRDefault="005227D8" w:rsidP="00245B84">
                      <w:pPr>
                        <w:pStyle w:val="Caption"/>
                        <w:jc w:val="center"/>
                        <w:rPr>
                          <w:sz w:val="16"/>
                          <w:szCs w:val="16"/>
                        </w:rPr>
                      </w:pPr>
                      <w:r w:rsidRPr="0031504A">
                        <w:rPr>
                          <w:sz w:val="16"/>
                          <w:szCs w:val="16"/>
                        </w:rPr>
                        <w:t xml:space="preserve">Figure </w:t>
                      </w:r>
                      <w:r>
                        <w:rPr>
                          <w:sz w:val="16"/>
                          <w:szCs w:val="16"/>
                        </w:rPr>
                        <w:t>10</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sz w:val="16"/>
                          <w:szCs w:val="16"/>
                        </w:rPr>
                        <w:t xml:space="preserve">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w:t>
                      </w:r>
                    </w:p>
                  </w:txbxContent>
                </v:textbox>
                <w10:wrap anchorx="margin"/>
              </v:rect>
            </w:pict>
          </mc:Fallback>
        </mc:AlternateContent>
      </w:r>
    </w:p>
    <w:p w14:paraId="7EFC1823" w14:textId="2CCB5CE6" w:rsidR="009A09EE" w:rsidRDefault="009A09EE">
      <w:pPr>
        <w:pStyle w:val="Standard"/>
        <w:rPr>
          <w:rFonts w:ascii="Arial" w:hAnsi="Arial" w:cs="Arial"/>
          <w:b/>
          <w:bCs/>
          <w:sz w:val="20"/>
          <w:szCs w:val="20"/>
        </w:rPr>
      </w:pPr>
    </w:p>
    <w:p w14:paraId="617D122A" w14:textId="2D03826D" w:rsidR="009A09EE" w:rsidRDefault="009A09EE">
      <w:pPr>
        <w:pStyle w:val="Standard"/>
        <w:rPr>
          <w:rFonts w:ascii="Arial" w:hAnsi="Arial" w:cs="Arial"/>
          <w:b/>
          <w:bCs/>
          <w:sz w:val="20"/>
          <w:szCs w:val="20"/>
        </w:rPr>
      </w:pPr>
    </w:p>
    <w:p w14:paraId="1798C1B7" w14:textId="6156EFCC" w:rsidR="00EE1DBA" w:rsidRDefault="007C17EA">
      <w:pPr>
        <w:pStyle w:val="Standard"/>
        <w:rPr>
          <w:rFonts w:ascii="Arial" w:hAnsi="Arial" w:cs="Arial"/>
          <w:b/>
          <w:bCs/>
          <w:sz w:val="20"/>
          <w:szCs w:val="20"/>
        </w:rPr>
      </w:pPr>
      <w:r>
        <w:rPr>
          <w:rFonts w:ascii="Arial" w:hAnsi="Arial" w:cs="Arial"/>
          <w:b/>
          <w:bCs/>
          <w:sz w:val="20"/>
          <w:szCs w:val="20"/>
        </w:rPr>
        <w:t>EVALUATION OVER UNSEEN DATA RANGE</w:t>
      </w:r>
    </w:p>
    <w:tbl>
      <w:tblPr>
        <w:tblStyle w:val="GridTable1Light"/>
        <w:tblpPr w:leftFromText="180" w:rightFromText="180" w:vertAnchor="text" w:horzAnchor="margin" w:tblpY="1783"/>
        <w:tblW w:w="5000" w:type="pct"/>
        <w:tblLook w:val="04A0" w:firstRow="1" w:lastRow="0" w:firstColumn="1" w:lastColumn="0" w:noHBand="0" w:noVBand="1"/>
      </w:tblPr>
      <w:tblGrid>
        <w:gridCol w:w="878"/>
        <w:gridCol w:w="1047"/>
        <w:gridCol w:w="1048"/>
        <w:gridCol w:w="1099"/>
        <w:gridCol w:w="1093"/>
      </w:tblGrid>
      <w:tr w:rsidR="001622B5" w14:paraId="40CAFDCB" w14:textId="77777777" w:rsidTr="00162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9" w:type="dxa"/>
            <w:gridSpan w:val="5"/>
            <w:tcBorders>
              <w:bottom w:val="single" w:sz="12" w:space="0" w:color="666666"/>
            </w:tcBorders>
            <w:shd w:val="clear" w:color="auto" w:fill="auto"/>
          </w:tcPr>
          <w:p w14:paraId="16D692D0" w14:textId="403CB328" w:rsidR="001622B5" w:rsidRDefault="001622B5" w:rsidP="001622B5">
            <w:pPr>
              <w:pStyle w:val="TableContents"/>
              <w:spacing w:after="0" w:line="240" w:lineRule="auto"/>
              <w:jc w:val="center"/>
            </w:pPr>
            <w:r>
              <w:rPr>
                <w:rFonts w:ascii="Times New Roman" w:hAnsi="Times New Roman" w:cs="Times New Roman"/>
                <w:b w:val="0"/>
                <w:bCs w:val="0"/>
                <w:color w:val="000000"/>
                <w:sz w:val="20"/>
                <w:szCs w:val="20"/>
                <w:u w:val="single"/>
              </w:rPr>
              <w:t>Trained over η</w:t>
            </w:r>
            <w:r>
              <w:rPr>
                <w:rFonts w:ascii="Times New Roman" w:hAnsi="Times New Roman" w:cs="Times New Roman"/>
                <w:color w:val="000000"/>
                <w:sz w:val="20"/>
                <w:szCs w:val="20"/>
                <w:u w:val="single"/>
              </w:rPr>
              <w:t xml:space="preserve"> є [3, 10] </w:t>
            </w:r>
            <w:r>
              <w:rPr>
                <w:rFonts w:ascii="Times New Roman" w:hAnsi="Times New Roman" w:cs="Times New Roman"/>
                <w:b w:val="0"/>
                <w:bCs w:val="0"/>
                <w:color w:val="000000"/>
                <w:sz w:val="20"/>
                <w:szCs w:val="20"/>
                <w:u w:val="single"/>
              </w:rPr>
              <w:t>and</w:t>
            </w:r>
            <w:r>
              <w:rPr>
                <w:rFonts w:ascii="Times New Roman" w:hAnsi="Times New Roman" w:cs="Times New Roman"/>
                <w:color w:val="000000"/>
                <w:sz w:val="20"/>
                <w:szCs w:val="20"/>
                <w:u w:val="single"/>
              </w:rPr>
              <w:t xml:space="preserve"> </w:t>
            </w:r>
            <w:r>
              <w:rPr>
                <w:rFonts w:ascii="Times New Roman" w:hAnsi="Times New Roman" w:cs="Times New Roman"/>
                <w:b w:val="0"/>
                <w:bCs w:val="0"/>
                <w:color w:val="000000"/>
                <w:sz w:val="20"/>
                <w:szCs w:val="20"/>
                <w:u w:val="single"/>
              </w:rPr>
              <w:t>evaluated over η</w:t>
            </w:r>
            <w:r>
              <w:rPr>
                <w:rFonts w:ascii="Times New Roman" w:hAnsi="Times New Roman" w:cs="Times New Roman"/>
                <w:color w:val="000000"/>
                <w:sz w:val="20"/>
                <w:szCs w:val="20"/>
                <w:u w:val="single"/>
              </w:rPr>
              <w:t xml:space="preserve"> є [0, 3]</w:t>
            </w:r>
            <w:bookmarkStart w:id="15" w:name="__UnoMark__1349_2469243172"/>
            <w:bookmarkEnd w:id="15"/>
          </w:p>
        </w:tc>
      </w:tr>
      <w:tr w:rsidR="001622B5" w14:paraId="21CB7059" w14:textId="77777777" w:rsidTr="001622B5">
        <w:tc>
          <w:tcPr>
            <w:cnfStyle w:val="001000000000" w:firstRow="0" w:lastRow="0" w:firstColumn="1" w:lastColumn="0" w:oddVBand="0" w:evenVBand="0" w:oddHBand="0" w:evenHBand="0" w:firstRowFirstColumn="0" w:firstRowLastColumn="0" w:lastRowFirstColumn="0" w:lastRowLastColumn="0"/>
            <w:tcW w:w="840" w:type="dxa"/>
            <w:vMerge w:val="restart"/>
            <w:shd w:val="clear" w:color="auto" w:fill="auto"/>
          </w:tcPr>
          <w:p w14:paraId="4677327B" w14:textId="722B26E9" w:rsidR="001622B5" w:rsidRDefault="001622B5" w:rsidP="001622B5">
            <w:pPr>
              <w:pStyle w:val="TableContents"/>
              <w:spacing w:after="0" w:line="240" w:lineRule="auto"/>
              <w:rPr>
                <w:rFonts w:ascii="Times New Roman" w:hAnsi="Times New Roman" w:cs="Times New Roman"/>
                <w:color w:val="000000"/>
                <w:sz w:val="20"/>
                <w:szCs w:val="20"/>
              </w:rPr>
            </w:pPr>
            <w:bookmarkStart w:id="16" w:name="__UnoMark__1350_2469243172"/>
            <w:bookmarkEnd w:id="16"/>
          </w:p>
          <w:p w14:paraId="65D87B70" w14:textId="4F025FB4" w:rsidR="001622B5" w:rsidRDefault="001622B5" w:rsidP="001622B5">
            <w:pPr>
              <w:pStyle w:val="Standard"/>
              <w:spacing w:after="0" w:line="240" w:lineRule="auto"/>
            </w:pPr>
            <w:r>
              <w:rPr>
                <w:rFonts w:ascii="Times New Roman" w:hAnsi="Times New Roman" w:cs="Times New Roman"/>
                <w:sz w:val="20"/>
                <w:szCs w:val="20"/>
              </w:rPr>
              <w:t>Output</w:t>
            </w:r>
            <w:bookmarkStart w:id="17" w:name="__UnoMark__1351_2469243172"/>
            <w:bookmarkEnd w:id="17"/>
          </w:p>
        </w:tc>
        <w:tc>
          <w:tcPr>
            <w:tcW w:w="2003" w:type="dxa"/>
            <w:gridSpan w:val="2"/>
            <w:shd w:val="clear" w:color="auto" w:fill="auto"/>
          </w:tcPr>
          <w:p w14:paraId="3D0460F6"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18" w:name="__UnoMark__1352_2469243172"/>
            <w:bookmarkEnd w:id="18"/>
            <w:r>
              <w:rPr>
                <w:rFonts w:ascii="Times New Roman" w:hAnsi="Times New Roman" w:cs="Times New Roman"/>
                <w:b/>
                <w:bCs/>
                <w:color w:val="000000"/>
                <w:sz w:val="20"/>
                <w:szCs w:val="20"/>
              </w:rPr>
              <w:t>Mean percentage deviation</w:t>
            </w:r>
            <w:bookmarkStart w:id="19" w:name="__UnoMark__1353_2469243172"/>
            <w:bookmarkEnd w:id="19"/>
          </w:p>
        </w:tc>
        <w:tc>
          <w:tcPr>
            <w:tcW w:w="2096" w:type="dxa"/>
            <w:gridSpan w:val="2"/>
            <w:shd w:val="clear" w:color="auto" w:fill="auto"/>
          </w:tcPr>
          <w:p w14:paraId="6C089F12"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20" w:name="__UnoMark__1354_2469243172"/>
            <w:bookmarkEnd w:id="20"/>
            <w:r>
              <w:rPr>
                <w:rFonts w:ascii="Times New Roman" w:hAnsi="Times New Roman" w:cs="Times New Roman"/>
                <w:b/>
                <w:bCs/>
                <w:color w:val="000000"/>
                <w:sz w:val="20"/>
                <w:szCs w:val="20"/>
              </w:rPr>
              <w:t>Max. Percent deviation</w:t>
            </w:r>
            <w:bookmarkStart w:id="21" w:name="__UnoMark__1355_2469243172"/>
            <w:bookmarkEnd w:id="21"/>
          </w:p>
        </w:tc>
      </w:tr>
      <w:tr w:rsidR="001622B5" w14:paraId="06A21F97" w14:textId="77777777" w:rsidTr="001622B5">
        <w:tc>
          <w:tcPr>
            <w:cnfStyle w:val="001000000000" w:firstRow="0" w:lastRow="0" w:firstColumn="1" w:lastColumn="0" w:oddVBand="0" w:evenVBand="0" w:oddHBand="0" w:evenHBand="0" w:firstRowFirstColumn="0" w:firstRowLastColumn="0" w:lastRowFirstColumn="0" w:lastRowLastColumn="0"/>
            <w:tcW w:w="840" w:type="dxa"/>
            <w:vMerge/>
            <w:shd w:val="clear" w:color="auto" w:fill="auto"/>
          </w:tcPr>
          <w:p w14:paraId="14A1D516" w14:textId="77777777" w:rsidR="001622B5" w:rsidRDefault="001622B5" w:rsidP="001622B5">
            <w:pPr>
              <w:spacing w:after="0" w:line="240" w:lineRule="auto"/>
              <w:rPr>
                <w:rFonts w:ascii="Times New Roman" w:hAnsi="Times New Roman" w:cs="Times New Roman"/>
                <w:sz w:val="20"/>
                <w:szCs w:val="20"/>
              </w:rPr>
            </w:pPr>
            <w:bookmarkStart w:id="22" w:name="__UnoMark__1357_2469243172"/>
            <w:bookmarkStart w:id="23" w:name="__UnoMark__1356_2469243172"/>
            <w:bookmarkEnd w:id="22"/>
            <w:bookmarkEnd w:id="23"/>
          </w:p>
        </w:tc>
        <w:tc>
          <w:tcPr>
            <w:tcW w:w="1001" w:type="dxa"/>
            <w:shd w:val="clear" w:color="auto" w:fill="auto"/>
          </w:tcPr>
          <w:p w14:paraId="1F785CCC"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24" w:name="__UnoMark__1358_2469243172"/>
            <w:bookmarkEnd w:id="24"/>
            <w:r>
              <w:rPr>
                <w:rFonts w:ascii="Times New Roman" w:hAnsi="Times New Roman" w:cs="Times New Roman"/>
                <w:b/>
                <w:bCs/>
                <w:color w:val="000000"/>
                <w:sz w:val="20"/>
                <w:szCs w:val="20"/>
              </w:rPr>
              <w:t>Case 1</w:t>
            </w:r>
            <w:bookmarkStart w:id="25" w:name="__UnoMark__1359_2469243172"/>
            <w:bookmarkEnd w:id="25"/>
          </w:p>
        </w:tc>
        <w:tc>
          <w:tcPr>
            <w:tcW w:w="1002" w:type="dxa"/>
            <w:shd w:val="clear" w:color="auto" w:fill="auto"/>
          </w:tcPr>
          <w:p w14:paraId="678CD39A"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26" w:name="__UnoMark__1360_2469243172"/>
            <w:bookmarkEnd w:id="26"/>
            <w:r>
              <w:rPr>
                <w:rFonts w:ascii="Times New Roman" w:hAnsi="Times New Roman" w:cs="Times New Roman"/>
                <w:b/>
                <w:bCs/>
                <w:color w:val="000000"/>
                <w:sz w:val="20"/>
                <w:szCs w:val="20"/>
              </w:rPr>
              <w:t>Case 2</w:t>
            </w:r>
            <w:bookmarkStart w:id="27" w:name="__UnoMark__1361_2469243172"/>
            <w:bookmarkEnd w:id="27"/>
          </w:p>
        </w:tc>
        <w:tc>
          <w:tcPr>
            <w:tcW w:w="1051" w:type="dxa"/>
            <w:shd w:val="clear" w:color="auto" w:fill="auto"/>
          </w:tcPr>
          <w:p w14:paraId="209E9E74"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28" w:name="__UnoMark__1362_2469243172"/>
            <w:bookmarkEnd w:id="28"/>
            <w:r>
              <w:rPr>
                <w:rFonts w:ascii="Times New Roman" w:hAnsi="Times New Roman" w:cs="Times New Roman"/>
                <w:b/>
                <w:bCs/>
                <w:color w:val="000000"/>
                <w:sz w:val="20"/>
                <w:szCs w:val="20"/>
              </w:rPr>
              <w:t>Case 1</w:t>
            </w:r>
            <w:bookmarkStart w:id="29" w:name="__UnoMark__1363_2469243172"/>
            <w:bookmarkEnd w:id="29"/>
          </w:p>
        </w:tc>
        <w:tc>
          <w:tcPr>
            <w:tcW w:w="1045" w:type="dxa"/>
            <w:shd w:val="clear" w:color="auto" w:fill="auto"/>
          </w:tcPr>
          <w:p w14:paraId="00318403"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30" w:name="__UnoMark__1364_2469243172"/>
            <w:bookmarkEnd w:id="30"/>
            <w:r>
              <w:rPr>
                <w:rFonts w:ascii="Times New Roman" w:hAnsi="Times New Roman" w:cs="Times New Roman"/>
                <w:b/>
                <w:bCs/>
                <w:color w:val="000000"/>
                <w:sz w:val="20"/>
                <w:szCs w:val="20"/>
              </w:rPr>
              <w:t>Case 2</w:t>
            </w:r>
            <w:bookmarkStart w:id="31" w:name="__UnoMark__1365_2469243172"/>
            <w:bookmarkEnd w:id="31"/>
          </w:p>
        </w:tc>
      </w:tr>
      <w:tr w:rsidR="001622B5" w14:paraId="5F0C1F43"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14A295B0" w14:textId="4017F2AD" w:rsidR="001622B5" w:rsidRDefault="001622B5" w:rsidP="001622B5">
            <w:pPr>
              <w:pStyle w:val="TableContents"/>
              <w:spacing w:after="0" w:line="240" w:lineRule="auto"/>
            </w:pPr>
            <w:bookmarkStart w:id="32" w:name="__UnoMark__1366_2469243172"/>
            <w:bookmarkEnd w:id="32"/>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1</w:t>
            </w:r>
            <w:bookmarkStart w:id="33" w:name="__UnoMark__1367_2469243172"/>
            <w:bookmarkEnd w:id="33"/>
          </w:p>
        </w:tc>
        <w:tc>
          <w:tcPr>
            <w:tcW w:w="1001" w:type="dxa"/>
            <w:shd w:val="clear" w:color="auto" w:fill="auto"/>
          </w:tcPr>
          <w:p w14:paraId="3C553AC5"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4" w:name="__UnoMark__1368_2469243172"/>
            <w:bookmarkEnd w:id="34"/>
            <w:r>
              <w:rPr>
                <w:color w:val="000000"/>
                <w:sz w:val="20"/>
                <w:szCs w:val="20"/>
              </w:rPr>
              <w:t>10.620</w:t>
            </w:r>
            <w:bookmarkStart w:id="35" w:name="__UnoMark__1369_2469243172"/>
            <w:bookmarkEnd w:id="35"/>
          </w:p>
        </w:tc>
        <w:tc>
          <w:tcPr>
            <w:tcW w:w="1002" w:type="dxa"/>
            <w:shd w:val="clear" w:color="auto" w:fill="auto"/>
          </w:tcPr>
          <w:p w14:paraId="2CBC6335"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6" w:name="__UnoMark__1370_2469243172"/>
            <w:bookmarkEnd w:id="36"/>
            <w:r>
              <w:rPr>
                <w:color w:val="000000"/>
                <w:sz w:val="20"/>
                <w:szCs w:val="20"/>
              </w:rPr>
              <w:t>4.630</w:t>
            </w:r>
            <w:bookmarkStart w:id="37" w:name="__UnoMark__1371_2469243172"/>
            <w:bookmarkEnd w:id="37"/>
          </w:p>
        </w:tc>
        <w:tc>
          <w:tcPr>
            <w:tcW w:w="1051" w:type="dxa"/>
            <w:shd w:val="clear" w:color="auto" w:fill="auto"/>
          </w:tcPr>
          <w:p w14:paraId="5236BCEC"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8" w:name="__UnoMark__1372_2469243172"/>
            <w:bookmarkEnd w:id="38"/>
            <w:r>
              <w:rPr>
                <w:color w:val="000000"/>
                <w:sz w:val="20"/>
                <w:szCs w:val="20"/>
              </w:rPr>
              <w:t>94.813</w:t>
            </w:r>
            <w:bookmarkStart w:id="39" w:name="__UnoMark__1373_2469243172"/>
            <w:bookmarkEnd w:id="39"/>
          </w:p>
        </w:tc>
        <w:tc>
          <w:tcPr>
            <w:tcW w:w="1045" w:type="dxa"/>
            <w:shd w:val="clear" w:color="auto" w:fill="auto"/>
          </w:tcPr>
          <w:p w14:paraId="18FA8D51"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0" w:name="__UnoMark__1374_2469243172"/>
            <w:bookmarkEnd w:id="40"/>
            <w:r>
              <w:rPr>
                <w:color w:val="000000"/>
                <w:sz w:val="20"/>
                <w:szCs w:val="20"/>
              </w:rPr>
              <w:t>57.242</w:t>
            </w:r>
            <w:bookmarkStart w:id="41" w:name="__UnoMark__1375_2469243172"/>
            <w:bookmarkEnd w:id="41"/>
          </w:p>
        </w:tc>
      </w:tr>
      <w:tr w:rsidR="001622B5" w14:paraId="2E25C5F3"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6F182813" w14:textId="4FEFB64A" w:rsidR="001622B5" w:rsidRDefault="001622B5" w:rsidP="001622B5">
            <w:pPr>
              <w:pStyle w:val="TableContents"/>
              <w:spacing w:after="0" w:line="240" w:lineRule="auto"/>
            </w:pPr>
            <w:bookmarkStart w:id="42" w:name="__UnoMark__1376_2469243172"/>
            <w:bookmarkEnd w:id="42"/>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2</w:t>
            </w:r>
            <w:bookmarkStart w:id="43" w:name="__UnoMark__1377_2469243172"/>
            <w:bookmarkEnd w:id="43"/>
          </w:p>
        </w:tc>
        <w:tc>
          <w:tcPr>
            <w:tcW w:w="1001" w:type="dxa"/>
            <w:shd w:val="clear" w:color="auto" w:fill="auto"/>
          </w:tcPr>
          <w:p w14:paraId="0CC65FD6"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4" w:name="__UnoMark__1378_2469243172"/>
            <w:bookmarkEnd w:id="44"/>
            <w:r>
              <w:rPr>
                <w:color w:val="000000"/>
                <w:sz w:val="20"/>
                <w:szCs w:val="20"/>
              </w:rPr>
              <w:t>6.181</w:t>
            </w:r>
            <w:bookmarkStart w:id="45" w:name="__UnoMark__1379_2469243172"/>
            <w:bookmarkEnd w:id="45"/>
          </w:p>
        </w:tc>
        <w:tc>
          <w:tcPr>
            <w:tcW w:w="1002" w:type="dxa"/>
            <w:shd w:val="clear" w:color="auto" w:fill="auto"/>
          </w:tcPr>
          <w:p w14:paraId="31573CD4"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6" w:name="__UnoMark__1380_2469243172"/>
            <w:bookmarkEnd w:id="46"/>
            <w:r>
              <w:rPr>
                <w:color w:val="000000"/>
                <w:sz w:val="20"/>
                <w:szCs w:val="20"/>
              </w:rPr>
              <w:t>1.808</w:t>
            </w:r>
            <w:bookmarkStart w:id="47" w:name="__UnoMark__1381_2469243172"/>
            <w:bookmarkEnd w:id="47"/>
          </w:p>
        </w:tc>
        <w:tc>
          <w:tcPr>
            <w:tcW w:w="1051" w:type="dxa"/>
            <w:shd w:val="clear" w:color="auto" w:fill="auto"/>
          </w:tcPr>
          <w:p w14:paraId="7AC571AB"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8" w:name="__UnoMark__1382_2469243172"/>
            <w:bookmarkEnd w:id="48"/>
            <w:r>
              <w:rPr>
                <w:color w:val="000000"/>
                <w:sz w:val="20"/>
                <w:szCs w:val="20"/>
              </w:rPr>
              <w:t>58.538</w:t>
            </w:r>
            <w:bookmarkStart w:id="49" w:name="__UnoMark__1383_2469243172"/>
            <w:bookmarkEnd w:id="49"/>
          </w:p>
        </w:tc>
        <w:tc>
          <w:tcPr>
            <w:tcW w:w="1045" w:type="dxa"/>
            <w:shd w:val="clear" w:color="auto" w:fill="auto"/>
          </w:tcPr>
          <w:p w14:paraId="03A6B977"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0" w:name="__UnoMark__1384_2469243172"/>
            <w:bookmarkEnd w:id="50"/>
            <w:r>
              <w:rPr>
                <w:color w:val="000000"/>
                <w:sz w:val="20"/>
                <w:szCs w:val="20"/>
              </w:rPr>
              <w:t>19.544</w:t>
            </w:r>
            <w:bookmarkStart w:id="51" w:name="__UnoMark__1385_2469243172"/>
            <w:bookmarkEnd w:id="51"/>
          </w:p>
        </w:tc>
      </w:tr>
      <w:tr w:rsidR="001622B5" w14:paraId="08EB3FDC"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7A27CC32" w14:textId="4336498C" w:rsidR="001622B5" w:rsidRDefault="001622B5" w:rsidP="001622B5">
            <w:pPr>
              <w:pStyle w:val="TableContents"/>
              <w:spacing w:after="0" w:line="240" w:lineRule="auto"/>
            </w:pPr>
            <w:bookmarkStart w:id="52" w:name="__UnoMark__1386_2469243172"/>
            <w:bookmarkEnd w:id="52"/>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3</w:t>
            </w:r>
            <w:bookmarkStart w:id="53" w:name="__UnoMark__1387_2469243172"/>
            <w:bookmarkEnd w:id="53"/>
          </w:p>
        </w:tc>
        <w:tc>
          <w:tcPr>
            <w:tcW w:w="1001" w:type="dxa"/>
            <w:shd w:val="clear" w:color="auto" w:fill="auto"/>
          </w:tcPr>
          <w:p w14:paraId="63D1A0F5"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4" w:name="__UnoMark__1388_2469243172"/>
            <w:bookmarkEnd w:id="54"/>
            <w:r>
              <w:rPr>
                <w:color w:val="000000"/>
                <w:sz w:val="20"/>
                <w:szCs w:val="20"/>
              </w:rPr>
              <w:t>4.826</w:t>
            </w:r>
            <w:bookmarkStart w:id="55" w:name="__UnoMark__1389_2469243172"/>
            <w:bookmarkEnd w:id="55"/>
          </w:p>
        </w:tc>
        <w:tc>
          <w:tcPr>
            <w:tcW w:w="1002" w:type="dxa"/>
            <w:shd w:val="clear" w:color="auto" w:fill="auto"/>
          </w:tcPr>
          <w:p w14:paraId="7C18CE83"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6" w:name="__UnoMark__1390_2469243172"/>
            <w:bookmarkEnd w:id="56"/>
            <w:r>
              <w:rPr>
                <w:color w:val="000000"/>
                <w:sz w:val="20"/>
                <w:szCs w:val="20"/>
              </w:rPr>
              <w:t>1.361</w:t>
            </w:r>
            <w:bookmarkStart w:id="57" w:name="__UnoMark__1391_2469243172"/>
            <w:bookmarkEnd w:id="57"/>
          </w:p>
        </w:tc>
        <w:tc>
          <w:tcPr>
            <w:tcW w:w="1051" w:type="dxa"/>
            <w:shd w:val="clear" w:color="auto" w:fill="auto"/>
          </w:tcPr>
          <w:p w14:paraId="5EB76CED"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8" w:name="__UnoMark__1392_2469243172"/>
            <w:bookmarkEnd w:id="58"/>
            <w:r>
              <w:rPr>
                <w:color w:val="000000"/>
                <w:sz w:val="20"/>
                <w:szCs w:val="20"/>
              </w:rPr>
              <w:t>45.678</w:t>
            </w:r>
            <w:bookmarkStart w:id="59" w:name="__UnoMark__1393_2469243172"/>
            <w:bookmarkEnd w:id="59"/>
          </w:p>
        </w:tc>
        <w:tc>
          <w:tcPr>
            <w:tcW w:w="1045" w:type="dxa"/>
            <w:shd w:val="clear" w:color="auto" w:fill="auto"/>
          </w:tcPr>
          <w:p w14:paraId="3DDAAB52"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0" w:name="__UnoMark__1394_2469243172"/>
            <w:bookmarkEnd w:id="60"/>
            <w:r>
              <w:rPr>
                <w:color w:val="000000"/>
                <w:sz w:val="20"/>
                <w:szCs w:val="20"/>
              </w:rPr>
              <w:t>10.128</w:t>
            </w:r>
            <w:bookmarkStart w:id="61" w:name="__UnoMark__1395_2469243172"/>
            <w:bookmarkEnd w:id="61"/>
          </w:p>
        </w:tc>
      </w:tr>
      <w:tr w:rsidR="001622B5" w14:paraId="3EDAFE25"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43FD90F2" w14:textId="00B6D7D9" w:rsidR="001622B5" w:rsidRDefault="001622B5" w:rsidP="001622B5">
            <w:pPr>
              <w:pStyle w:val="TableContents"/>
              <w:spacing w:after="0" w:line="240" w:lineRule="auto"/>
            </w:pPr>
            <w:bookmarkStart w:id="62" w:name="__UnoMark__1396_2469243172"/>
            <w:bookmarkEnd w:id="62"/>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21</w:t>
            </w:r>
            <w:bookmarkStart w:id="63" w:name="__UnoMark__1397_2469243172"/>
            <w:bookmarkEnd w:id="63"/>
          </w:p>
        </w:tc>
        <w:tc>
          <w:tcPr>
            <w:tcW w:w="1001" w:type="dxa"/>
            <w:shd w:val="clear" w:color="auto" w:fill="auto"/>
          </w:tcPr>
          <w:p w14:paraId="71AE6C54"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4" w:name="__UnoMark__1398_2469243172"/>
            <w:bookmarkEnd w:id="64"/>
            <w:r>
              <w:rPr>
                <w:color w:val="000000"/>
                <w:sz w:val="20"/>
                <w:szCs w:val="20"/>
              </w:rPr>
              <w:t>7.060</w:t>
            </w:r>
            <w:bookmarkStart w:id="65" w:name="__UnoMark__1399_2469243172"/>
            <w:bookmarkEnd w:id="65"/>
          </w:p>
        </w:tc>
        <w:tc>
          <w:tcPr>
            <w:tcW w:w="1002" w:type="dxa"/>
            <w:shd w:val="clear" w:color="auto" w:fill="auto"/>
          </w:tcPr>
          <w:p w14:paraId="4B7EB93E"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6" w:name="__UnoMark__1400_2469243172"/>
            <w:bookmarkEnd w:id="66"/>
            <w:r>
              <w:rPr>
                <w:color w:val="000000"/>
                <w:sz w:val="20"/>
                <w:szCs w:val="20"/>
              </w:rPr>
              <w:t>3.664</w:t>
            </w:r>
            <w:bookmarkStart w:id="67" w:name="__UnoMark__1401_2469243172"/>
            <w:bookmarkEnd w:id="67"/>
          </w:p>
        </w:tc>
        <w:tc>
          <w:tcPr>
            <w:tcW w:w="1051" w:type="dxa"/>
            <w:shd w:val="clear" w:color="auto" w:fill="auto"/>
          </w:tcPr>
          <w:p w14:paraId="57955A8F"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8" w:name="__UnoMark__1402_2469243172"/>
            <w:bookmarkEnd w:id="68"/>
            <w:r>
              <w:rPr>
                <w:color w:val="000000"/>
                <w:sz w:val="20"/>
                <w:szCs w:val="20"/>
              </w:rPr>
              <w:t>121.945</w:t>
            </w:r>
            <w:bookmarkStart w:id="69" w:name="__UnoMark__1403_2469243172"/>
            <w:bookmarkEnd w:id="69"/>
          </w:p>
        </w:tc>
        <w:tc>
          <w:tcPr>
            <w:tcW w:w="1045" w:type="dxa"/>
            <w:shd w:val="clear" w:color="auto" w:fill="auto"/>
          </w:tcPr>
          <w:p w14:paraId="17C01464"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0" w:name="__UnoMark__1404_2469243172"/>
            <w:bookmarkEnd w:id="70"/>
            <w:r>
              <w:rPr>
                <w:color w:val="000000"/>
                <w:sz w:val="20"/>
                <w:szCs w:val="20"/>
              </w:rPr>
              <w:t>80.435</w:t>
            </w:r>
            <w:bookmarkStart w:id="71" w:name="__UnoMark__1405_2469243172"/>
            <w:bookmarkEnd w:id="71"/>
          </w:p>
        </w:tc>
      </w:tr>
      <w:tr w:rsidR="001622B5" w14:paraId="63CE2858"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7254A5A8" w14:textId="374FAB61" w:rsidR="001622B5" w:rsidRDefault="001622B5" w:rsidP="001622B5">
            <w:pPr>
              <w:pStyle w:val="TableContents"/>
              <w:spacing w:after="0" w:line="240" w:lineRule="auto"/>
            </w:pPr>
            <w:bookmarkStart w:id="72" w:name="__UnoMark__1406_2469243172"/>
            <w:bookmarkEnd w:id="72"/>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31</w:t>
            </w:r>
            <w:bookmarkStart w:id="73" w:name="__UnoMark__1407_2469243172"/>
            <w:bookmarkEnd w:id="73"/>
          </w:p>
        </w:tc>
        <w:tc>
          <w:tcPr>
            <w:tcW w:w="1001" w:type="dxa"/>
            <w:shd w:val="clear" w:color="auto" w:fill="auto"/>
            <w:vAlign w:val="center"/>
          </w:tcPr>
          <w:p w14:paraId="34642487"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4" w:name="__UnoMark__1408_2469243172"/>
            <w:bookmarkEnd w:id="74"/>
            <w:r>
              <w:rPr>
                <w:color w:val="000000"/>
                <w:sz w:val="20"/>
                <w:szCs w:val="20"/>
              </w:rPr>
              <w:t>9.475</w:t>
            </w:r>
            <w:bookmarkStart w:id="75" w:name="__UnoMark__1409_2469243172"/>
            <w:bookmarkEnd w:id="75"/>
          </w:p>
        </w:tc>
        <w:tc>
          <w:tcPr>
            <w:tcW w:w="1002" w:type="dxa"/>
            <w:shd w:val="clear" w:color="auto" w:fill="auto"/>
          </w:tcPr>
          <w:p w14:paraId="00DA2AAF"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6" w:name="__UnoMark__1410_2469243172"/>
            <w:bookmarkEnd w:id="76"/>
            <w:r>
              <w:rPr>
                <w:color w:val="000000"/>
                <w:sz w:val="20"/>
                <w:szCs w:val="20"/>
              </w:rPr>
              <w:t>4.975</w:t>
            </w:r>
            <w:bookmarkStart w:id="77" w:name="__UnoMark__1411_2469243172"/>
            <w:bookmarkEnd w:id="77"/>
          </w:p>
        </w:tc>
        <w:tc>
          <w:tcPr>
            <w:tcW w:w="1051" w:type="dxa"/>
            <w:shd w:val="clear" w:color="auto" w:fill="auto"/>
          </w:tcPr>
          <w:p w14:paraId="4CA434AB"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8" w:name="__UnoMark__1412_2469243172"/>
            <w:bookmarkEnd w:id="78"/>
            <w:r>
              <w:rPr>
                <w:color w:val="000000"/>
                <w:sz w:val="20"/>
                <w:szCs w:val="20"/>
              </w:rPr>
              <w:t>202.181</w:t>
            </w:r>
            <w:bookmarkStart w:id="79" w:name="__UnoMark__1413_2469243172"/>
            <w:bookmarkEnd w:id="79"/>
          </w:p>
        </w:tc>
        <w:tc>
          <w:tcPr>
            <w:tcW w:w="1045" w:type="dxa"/>
            <w:shd w:val="clear" w:color="auto" w:fill="auto"/>
          </w:tcPr>
          <w:p w14:paraId="52856DB2"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80" w:name="__UnoMark__1414_2469243172"/>
            <w:bookmarkEnd w:id="80"/>
            <w:r>
              <w:rPr>
                <w:color w:val="000000"/>
                <w:sz w:val="20"/>
                <w:szCs w:val="20"/>
              </w:rPr>
              <w:t>134.401</w:t>
            </w:r>
            <w:bookmarkStart w:id="81" w:name="__UnoMark__1415_2469243172"/>
            <w:bookmarkEnd w:id="81"/>
          </w:p>
        </w:tc>
      </w:tr>
      <w:tr w:rsidR="001622B5" w14:paraId="4D6ECE45" w14:textId="77777777" w:rsidTr="001622B5">
        <w:trPr>
          <w:trHeight w:val="286"/>
        </w:trPr>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76EE9A46" w14:textId="7F14884D" w:rsidR="001622B5" w:rsidRDefault="001622B5" w:rsidP="001622B5">
            <w:pPr>
              <w:pStyle w:val="TableContents"/>
              <w:spacing w:after="0" w:line="240" w:lineRule="auto"/>
            </w:pPr>
            <w:bookmarkStart w:id="82" w:name="__UnoMark__1416_2469243172"/>
            <w:bookmarkEnd w:id="82"/>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32</w:t>
            </w:r>
            <w:bookmarkStart w:id="83" w:name="__UnoMark__1417_2469243172"/>
            <w:bookmarkEnd w:id="83"/>
          </w:p>
        </w:tc>
        <w:tc>
          <w:tcPr>
            <w:tcW w:w="1001" w:type="dxa"/>
            <w:shd w:val="clear" w:color="auto" w:fill="auto"/>
          </w:tcPr>
          <w:p w14:paraId="3AA15542"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84" w:name="__UnoMark__1418_2469243172"/>
            <w:bookmarkEnd w:id="84"/>
            <w:r>
              <w:rPr>
                <w:color w:val="000000"/>
                <w:sz w:val="20"/>
                <w:szCs w:val="20"/>
              </w:rPr>
              <w:t>3.174</w:t>
            </w:r>
            <w:bookmarkStart w:id="85" w:name="__UnoMark__1419_2469243172"/>
            <w:bookmarkEnd w:id="85"/>
          </w:p>
        </w:tc>
        <w:tc>
          <w:tcPr>
            <w:tcW w:w="1002" w:type="dxa"/>
            <w:shd w:val="clear" w:color="auto" w:fill="auto"/>
          </w:tcPr>
          <w:p w14:paraId="5A50991F"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86" w:name="__UnoMark__1420_2469243172"/>
            <w:bookmarkEnd w:id="86"/>
            <w:r>
              <w:rPr>
                <w:color w:val="000000"/>
                <w:sz w:val="20"/>
                <w:szCs w:val="20"/>
              </w:rPr>
              <w:t>1.408</w:t>
            </w:r>
            <w:bookmarkStart w:id="87" w:name="__UnoMark__1421_2469243172"/>
            <w:bookmarkEnd w:id="87"/>
          </w:p>
        </w:tc>
        <w:tc>
          <w:tcPr>
            <w:tcW w:w="1051" w:type="dxa"/>
            <w:shd w:val="clear" w:color="auto" w:fill="auto"/>
          </w:tcPr>
          <w:p w14:paraId="610F136D"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88" w:name="__UnoMark__1422_2469243172"/>
            <w:bookmarkEnd w:id="88"/>
            <w:r>
              <w:rPr>
                <w:color w:val="000000"/>
                <w:sz w:val="20"/>
                <w:szCs w:val="20"/>
              </w:rPr>
              <w:t>43.375</w:t>
            </w:r>
            <w:bookmarkStart w:id="89" w:name="__UnoMark__1423_2469243172"/>
            <w:bookmarkEnd w:id="89"/>
          </w:p>
        </w:tc>
        <w:tc>
          <w:tcPr>
            <w:tcW w:w="1045" w:type="dxa"/>
            <w:shd w:val="clear" w:color="auto" w:fill="auto"/>
          </w:tcPr>
          <w:p w14:paraId="1A691C49" w14:textId="77777777" w:rsidR="001622B5" w:rsidRDefault="001622B5" w:rsidP="001622B5">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90" w:name="__UnoMark__1424_2469243172"/>
            <w:bookmarkEnd w:id="90"/>
            <w:r>
              <w:rPr>
                <w:color w:val="000000"/>
                <w:sz w:val="20"/>
                <w:szCs w:val="20"/>
              </w:rPr>
              <w:t>27.963</w:t>
            </w:r>
          </w:p>
        </w:tc>
      </w:tr>
    </w:tbl>
    <w:p w14:paraId="617420DF" w14:textId="65D77618" w:rsidR="000C6527" w:rsidRDefault="001622B5">
      <w:pPr>
        <w:pStyle w:val="Standard"/>
        <w:rPr>
          <w:rFonts w:ascii="Times New Roman" w:hAnsi="Times New Roman" w:cs="Times New Roman"/>
          <w:sz w:val="20"/>
          <w:szCs w:val="20"/>
        </w:rPr>
      </w:pPr>
      <w:r>
        <w:rPr>
          <w:rFonts w:ascii="Times New Roman" w:hAnsi="Times New Roman" w:cs="Times New Roman"/>
          <w:noProof/>
          <w:sz w:val="20"/>
          <w:szCs w:val="20"/>
        </w:rPr>
        <w:t xml:space="preserve"> </w:t>
      </w:r>
      <w:r w:rsidR="007C17EA">
        <w:rPr>
          <w:rFonts w:ascii="Times New Roman" w:hAnsi="Times New Roman" w:cs="Times New Roman"/>
          <w:sz w:val="20"/>
          <w:szCs w:val="20"/>
        </w:rPr>
        <w:t xml:space="preserve">As shown in previous sections how well the models were predicting over the Test dataset. Now, to check the ability of models to predict over data from outside the interval of values used for training. Models obtained for case 1 and 2 were trained over the dataset generated from interval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[3, 10],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 xml:space="preserve">є [7e-2, 0.56] and evaluated on Test dataset generated </w:t>
      </w:r>
      <w:r w:rsidR="000C6527">
        <w:rPr>
          <w:rFonts w:ascii="Times New Roman" w:hAnsi="Times New Roman" w:cs="Times New Roman"/>
          <w:sz w:val="20"/>
          <w:szCs w:val="20"/>
        </w:rPr>
        <w:t xml:space="preserve">for </w:t>
      </w:r>
      <w:r w:rsidR="000C6527">
        <w:rPr>
          <w:rFonts w:ascii="Times New Roman" w:hAnsi="Times New Roman" w:cs="Times New Roman"/>
          <w:b/>
          <w:bCs/>
          <w:sz w:val="20"/>
          <w:szCs w:val="20"/>
        </w:rPr>
        <w:t>η</w:t>
      </w:r>
      <w:r w:rsidR="000C6527">
        <w:rPr>
          <w:rFonts w:ascii="Times New Roman" w:hAnsi="Times New Roman" w:cs="Times New Roman"/>
          <w:sz w:val="20"/>
          <w:szCs w:val="20"/>
        </w:rPr>
        <w:t xml:space="preserve"> є [0, 3], </w:t>
      </w:r>
      <w:r w:rsidR="000C6527">
        <w:rPr>
          <w:rFonts w:ascii="Times New Roman" w:hAnsi="Times New Roman" w:cs="Times New Roman"/>
          <w:b/>
          <w:bCs/>
          <w:sz w:val="20"/>
          <w:szCs w:val="20"/>
        </w:rPr>
        <w:t>δ</w:t>
      </w:r>
      <w:r w:rsidR="000C6527">
        <w:rPr>
          <w:rFonts w:ascii="Times New Roman" w:hAnsi="Times New Roman" w:cs="Times New Roman"/>
          <w:b/>
          <w:bCs/>
          <w:sz w:val="20"/>
          <w:szCs w:val="20"/>
          <w:vertAlign w:val="subscript"/>
        </w:rPr>
        <w:t>0</w:t>
      </w:r>
      <w:r w:rsidR="000C6527">
        <w:rPr>
          <w:rFonts w:ascii="Times New Roman" w:hAnsi="Times New Roman" w:cs="Times New Roman"/>
          <w:b/>
          <w:bCs/>
          <w:sz w:val="20"/>
          <w:szCs w:val="20"/>
        </w:rPr>
        <w:t xml:space="preserve"> </w:t>
      </w:r>
      <w:r w:rsidR="000C6527">
        <w:rPr>
          <w:rFonts w:ascii="Times New Roman" w:hAnsi="Times New Roman" w:cs="Times New Roman"/>
          <w:sz w:val="20"/>
          <w:szCs w:val="20"/>
        </w:rPr>
        <w:t>є [2e-3, 0.56] and vice-versa.</w:t>
      </w:r>
    </w:p>
    <w:p w14:paraId="1020BC55" w14:textId="51BDE703" w:rsidR="00EE1DBA" w:rsidRDefault="001622B5">
      <w:pPr>
        <w:pStyle w:val="Standard"/>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0" distR="0" simplePos="0" relativeHeight="15" behindDoc="0" locked="0" layoutInCell="1" allowOverlap="1" wp14:anchorId="367ADECA" wp14:editId="24C72C77">
            <wp:simplePos x="0" y="0"/>
            <wp:positionH relativeFrom="margin">
              <wp:posOffset>19050</wp:posOffset>
            </wp:positionH>
            <wp:positionV relativeFrom="paragraph">
              <wp:posOffset>1581150</wp:posOffset>
            </wp:positionV>
            <wp:extent cx="3108325" cy="2068830"/>
            <wp:effectExtent l="19050" t="19050" r="15875" b="26670"/>
            <wp:wrapNone/>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noChangeArrowheads="1"/>
                    </pic:cNvPicPr>
                  </pic:nvPicPr>
                  <pic:blipFill>
                    <a:blip r:embed="rId17"/>
                    <a:stretch>
                      <a:fillRect/>
                    </a:stretch>
                  </pic:blipFill>
                  <pic:spPr bwMode="auto">
                    <a:xfrm>
                      <a:off x="0" y="0"/>
                      <a:ext cx="3108325" cy="2068830"/>
                    </a:xfrm>
                    <a:prstGeom prst="rect">
                      <a:avLst/>
                    </a:prstGeom>
                    <a:ln w="635">
                      <a:solidFill>
                        <a:srgbClr val="000000"/>
                      </a:solidFill>
                    </a:ln>
                  </pic:spPr>
                </pic:pic>
              </a:graphicData>
            </a:graphic>
          </wp:anchor>
        </w:drawing>
      </w:r>
    </w:p>
    <w:p w14:paraId="52E5D528" w14:textId="4DAF2823" w:rsidR="00EE1DBA" w:rsidRDefault="00EE1DBA">
      <w:pPr>
        <w:pStyle w:val="Standard"/>
        <w:rPr>
          <w:rFonts w:ascii="Times New Roman" w:hAnsi="Times New Roman" w:cs="Times New Roman"/>
          <w:sz w:val="20"/>
          <w:szCs w:val="20"/>
        </w:rPr>
      </w:pPr>
    </w:p>
    <w:p w14:paraId="562F35EC" w14:textId="72F1392C" w:rsidR="00EE1DBA" w:rsidRDefault="00EE1DBA">
      <w:pPr>
        <w:pStyle w:val="Standard"/>
        <w:rPr>
          <w:rFonts w:ascii="Times New Roman" w:hAnsi="Times New Roman" w:cs="Times New Roman"/>
          <w:sz w:val="20"/>
          <w:szCs w:val="20"/>
        </w:rPr>
      </w:pPr>
    </w:p>
    <w:p w14:paraId="6C348921" w14:textId="19DBF781" w:rsidR="00EE1DBA" w:rsidRDefault="00EE1DBA">
      <w:pPr>
        <w:pStyle w:val="Standard"/>
        <w:rPr>
          <w:rFonts w:ascii="Times New Roman" w:hAnsi="Times New Roman" w:cs="Times New Roman"/>
          <w:sz w:val="20"/>
          <w:szCs w:val="20"/>
        </w:rPr>
      </w:pPr>
    </w:p>
    <w:p w14:paraId="367DB47E" w14:textId="01A81D09" w:rsidR="00EE1DBA" w:rsidRDefault="00EE1DBA">
      <w:pPr>
        <w:pStyle w:val="Standard"/>
        <w:rPr>
          <w:rFonts w:ascii="Times New Roman" w:hAnsi="Times New Roman" w:cs="Times New Roman"/>
          <w:sz w:val="20"/>
          <w:szCs w:val="20"/>
        </w:rPr>
      </w:pPr>
    </w:p>
    <w:p w14:paraId="0F822935" w14:textId="2DF993E1" w:rsidR="00EE1DBA" w:rsidRDefault="00EE1DBA">
      <w:pPr>
        <w:pStyle w:val="Standard"/>
        <w:rPr>
          <w:rFonts w:ascii="Times New Roman" w:hAnsi="Times New Roman" w:cs="Times New Roman"/>
          <w:sz w:val="20"/>
          <w:szCs w:val="20"/>
        </w:rPr>
      </w:pPr>
    </w:p>
    <w:p w14:paraId="0F738B28" w14:textId="6197708B" w:rsidR="00EE1DBA" w:rsidRDefault="00EE1DBA">
      <w:pPr>
        <w:pStyle w:val="Standard"/>
        <w:rPr>
          <w:rFonts w:ascii="Times New Roman" w:hAnsi="Times New Roman" w:cs="Times New Roman"/>
          <w:sz w:val="20"/>
          <w:szCs w:val="20"/>
        </w:rPr>
      </w:pPr>
    </w:p>
    <w:p w14:paraId="5EAE3A26" w14:textId="65343479" w:rsidR="00EE1DBA" w:rsidRDefault="001622B5">
      <w:pPr>
        <w:pStyle w:val="Standard"/>
        <w:rPr>
          <w:rFonts w:ascii="Times New Roman" w:hAnsi="Times New Roman" w:cs="Times New Roman"/>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251675648" behindDoc="1" locked="0" layoutInCell="1" allowOverlap="1" wp14:anchorId="2A105E64" wp14:editId="5834F6C7">
                <wp:simplePos x="0" y="0"/>
                <wp:positionH relativeFrom="column">
                  <wp:posOffset>0</wp:posOffset>
                </wp:positionH>
                <wp:positionV relativeFrom="paragraph">
                  <wp:posOffset>217805</wp:posOffset>
                </wp:positionV>
                <wp:extent cx="3136900" cy="243840"/>
                <wp:effectExtent l="0" t="0" r="6350" b="1905"/>
                <wp:wrapNone/>
                <wp:docPr id="28"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7B5F060" w14:textId="507DF38C" w:rsidR="004959FE" w:rsidRPr="0031504A" w:rsidRDefault="004959FE" w:rsidP="0031504A">
                            <w:pPr>
                              <w:pStyle w:val="Caption"/>
                              <w:jc w:val="center"/>
                              <w:rPr>
                                <w:sz w:val="16"/>
                                <w:szCs w:val="16"/>
                              </w:rPr>
                            </w:pPr>
                            <w:r w:rsidRPr="0031504A">
                              <w:rPr>
                                <w:sz w:val="16"/>
                                <w:szCs w:val="16"/>
                              </w:rPr>
                              <w:t xml:space="preserve">Figure </w:t>
                            </w:r>
                            <w:r>
                              <w:rPr>
                                <w:sz w:val="16"/>
                                <w:szCs w:val="16"/>
                              </w:rPr>
                              <w:t>11</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105E64" id="_x0000_s1036" style="position:absolute;margin-left:0;margin-top:17.15pt;width:247pt;height:19.2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" stroked="f">
                <v:textbox style="mso-fit-shape-to-text:t" inset="0,0,0,0">
                  <w:txbxContent>
                    <w:p w14:paraId="37B5F060" w14:textId="507DF38C" w:rsidR="005227D8" w:rsidRPr="0031504A" w:rsidRDefault="005227D8" w:rsidP="0031504A">
                      <w:pPr>
                        <w:pStyle w:val="Caption"/>
                        <w:jc w:val="center"/>
                        <w:rPr>
                          <w:sz w:val="16"/>
                          <w:szCs w:val="16"/>
                        </w:rPr>
                      </w:pPr>
                      <w:r w:rsidRPr="0031504A">
                        <w:rPr>
                          <w:sz w:val="16"/>
                          <w:szCs w:val="16"/>
                        </w:rPr>
                        <w:t xml:space="preserve">Figure </w:t>
                      </w:r>
                      <w:r>
                        <w:rPr>
                          <w:sz w:val="16"/>
                          <w:szCs w:val="16"/>
                        </w:rPr>
                        <w:t>11</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v:textbox>
              </v:rect>
            </w:pict>
          </mc:Fallback>
        </mc:AlternateContent>
      </w:r>
    </w:p>
    <w:p w14:paraId="5CF99B9F" w14:textId="5B7CFE4A" w:rsidR="00EE1DBA" w:rsidRDefault="001622B5">
      <w:pPr>
        <w:pStyle w:val="Standard"/>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0" distR="0" simplePos="0" relativeHeight="19" behindDoc="0" locked="0" layoutInCell="1" allowOverlap="1" wp14:anchorId="7E30D374" wp14:editId="1ECDECC3">
            <wp:simplePos x="0" y="0"/>
            <wp:positionH relativeFrom="margin">
              <wp:posOffset>19050</wp:posOffset>
            </wp:positionH>
            <wp:positionV relativeFrom="paragraph">
              <wp:posOffset>215265</wp:posOffset>
            </wp:positionV>
            <wp:extent cx="3142615" cy="2259965"/>
            <wp:effectExtent l="19050" t="19050" r="19685" b="2603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18"/>
                    <a:stretch>
                      <a:fillRect/>
                    </a:stretch>
                  </pic:blipFill>
                  <pic:spPr bwMode="auto">
                    <a:xfrm>
                      <a:off x="0" y="0"/>
                      <a:ext cx="3142615" cy="2259965"/>
                    </a:xfrm>
                    <a:prstGeom prst="rect">
                      <a:avLst/>
                    </a:prstGeom>
                    <a:ln w="635">
                      <a:solidFill>
                        <a:srgbClr val="000000"/>
                      </a:solidFill>
                    </a:ln>
                  </pic:spPr>
                </pic:pic>
              </a:graphicData>
            </a:graphic>
          </wp:anchor>
        </w:drawing>
      </w:r>
    </w:p>
    <w:p w14:paraId="6ED3F81A" w14:textId="65532DD4" w:rsidR="00EE1DBA" w:rsidRDefault="00EE1DBA">
      <w:pPr>
        <w:pStyle w:val="Standard"/>
        <w:rPr>
          <w:rFonts w:ascii="Times New Roman" w:hAnsi="Times New Roman" w:cs="Times New Roman"/>
          <w:sz w:val="20"/>
          <w:szCs w:val="20"/>
        </w:rPr>
      </w:pPr>
    </w:p>
    <w:p w14:paraId="54E1F960" w14:textId="01AD11E1" w:rsidR="00EE1DBA" w:rsidRDefault="00EE1DBA">
      <w:pPr>
        <w:pStyle w:val="Standard"/>
        <w:rPr>
          <w:rFonts w:ascii="Times New Roman" w:hAnsi="Times New Roman" w:cs="Times New Roman"/>
          <w:sz w:val="20"/>
          <w:szCs w:val="20"/>
        </w:rPr>
      </w:pPr>
    </w:p>
    <w:p w14:paraId="7C28C27F" w14:textId="075A0798" w:rsidR="00EE1DBA" w:rsidRDefault="00EE1DBA">
      <w:pPr>
        <w:pStyle w:val="Standard"/>
        <w:rPr>
          <w:rFonts w:ascii="Times New Roman" w:hAnsi="Times New Roman" w:cs="Times New Roman"/>
          <w:sz w:val="20"/>
          <w:szCs w:val="20"/>
        </w:rPr>
      </w:pPr>
    </w:p>
    <w:p w14:paraId="42BA6E2F" w14:textId="49936EE2" w:rsidR="00EE1DBA" w:rsidRDefault="00EE1DBA">
      <w:pPr>
        <w:pStyle w:val="Standard"/>
        <w:rPr>
          <w:rFonts w:ascii="Times New Roman" w:hAnsi="Times New Roman" w:cs="Times New Roman"/>
          <w:sz w:val="20"/>
          <w:szCs w:val="20"/>
        </w:rPr>
      </w:pPr>
    </w:p>
    <w:p w14:paraId="1A5E7B5D" w14:textId="2CEED195" w:rsidR="00EE1DBA" w:rsidRDefault="00EE1DBA">
      <w:pPr>
        <w:pStyle w:val="Standard"/>
        <w:rPr>
          <w:rFonts w:ascii="Times New Roman" w:hAnsi="Times New Roman" w:cs="Times New Roman"/>
          <w:sz w:val="20"/>
          <w:szCs w:val="20"/>
        </w:rPr>
      </w:pPr>
    </w:p>
    <w:p w14:paraId="35AF50D7" w14:textId="69397C53" w:rsidR="00EE1DBA" w:rsidRDefault="00EE1DBA">
      <w:pPr>
        <w:pStyle w:val="Standard"/>
        <w:rPr>
          <w:rFonts w:ascii="Times New Roman" w:hAnsi="Times New Roman" w:cs="Times New Roman"/>
          <w:b/>
          <w:bCs/>
          <w:sz w:val="20"/>
          <w:szCs w:val="20"/>
        </w:rPr>
      </w:pPr>
    </w:p>
    <w:p w14:paraId="21BD0879" w14:textId="5BD891D7" w:rsidR="00EE1DBA" w:rsidRDefault="00EE1DBA">
      <w:pPr>
        <w:pStyle w:val="Standard"/>
        <w:rPr>
          <w:rFonts w:ascii="Times New Roman" w:hAnsi="Times New Roman" w:cs="Times New Roman"/>
          <w:b/>
          <w:bCs/>
          <w:sz w:val="20"/>
          <w:szCs w:val="20"/>
        </w:rPr>
      </w:pPr>
    </w:p>
    <w:p w14:paraId="1BAEC65B" w14:textId="7250468A" w:rsidR="00EE1DBA" w:rsidRDefault="00EE1DBA">
      <w:pPr>
        <w:pStyle w:val="Standard"/>
        <w:rPr>
          <w:rFonts w:ascii="Times New Roman" w:hAnsi="Times New Roman" w:cs="Times New Roman"/>
          <w:sz w:val="20"/>
          <w:szCs w:val="20"/>
        </w:rPr>
      </w:pPr>
    </w:p>
    <w:p w14:paraId="1AFC63EF" w14:textId="0CAF210F" w:rsidR="00EE1DBA" w:rsidRDefault="00245B84">
      <w:pPr>
        <w:pStyle w:val="Standard"/>
        <w:rPr>
          <w:rFonts w:ascii="Times New Roman" w:hAnsi="Times New Roman" w:cs="Times New Roman"/>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251667456" behindDoc="1" locked="0" layoutInCell="1" allowOverlap="1" wp14:anchorId="2891DE04" wp14:editId="64147472">
                <wp:simplePos x="0" y="0"/>
                <wp:positionH relativeFrom="margin">
                  <wp:posOffset>0</wp:posOffset>
                </wp:positionH>
                <wp:positionV relativeFrom="paragraph">
                  <wp:posOffset>98425</wp:posOffset>
                </wp:positionV>
                <wp:extent cx="3136900" cy="243840"/>
                <wp:effectExtent l="0" t="0" r="6350" b="1905"/>
                <wp:wrapNone/>
                <wp:docPr id="23"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A4D93C3" w14:textId="678A0AA4" w:rsidR="004959FE" w:rsidRPr="0031504A" w:rsidRDefault="004959FE" w:rsidP="0031504A">
                            <w:pPr>
                              <w:pStyle w:val="Caption"/>
                              <w:jc w:val="center"/>
                              <w:rPr>
                                <w:sz w:val="16"/>
                                <w:szCs w:val="16"/>
                              </w:rPr>
                            </w:pPr>
                            <w:r w:rsidRPr="0031504A">
                              <w:rPr>
                                <w:sz w:val="16"/>
                                <w:szCs w:val="16"/>
                              </w:rPr>
                              <w:t xml:space="preserve">Figure </w:t>
                            </w:r>
                            <w:r>
                              <w:rPr>
                                <w:sz w:val="16"/>
                                <w:szCs w:val="16"/>
                              </w:rPr>
                              <w:t>12</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91DE04" id="_x0000_s1037" style="position:absolute;margin-left:0;margin-top:7.75pt;width:247pt;height:19.2pt;z-index:-251649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" stroked="f">
                <v:textbox style="mso-fit-shape-to-text:t" inset="0,0,0,0">
                  <w:txbxContent>
                    <w:p w14:paraId="3A4D93C3" w14:textId="678A0AA4" w:rsidR="005227D8" w:rsidRPr="0031504A" w:rsidRDefault="005227D8" w:rsidP="0031504A">
                      <w:pPr>
                        <w:pStyle w:val="Caption"/>
                        <w:jc w:val="center"/>
                        <w:rPr>
                          <w:sz w:val="16"/>
                          <w:szCs w:val="16"/>
                        </w:rPr>
                      </w:pPr>
                      <w:r w:rsidRPr="0031504A">
                        <w:rPr>
                          <w:sz w:val="16"/>
                          <w:szCs w:val="16"/>
                        </w:rPr>
                        <w:t xml:space="preserve">Figure </w:t>
                      </w:r>
                      <w:r>
                        <w:rPr>
                          <w:sz w:val="16"/>
                          <w:szCs w:val="16"/>
                        </w:rPr>
                        <w:t>12</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v:textbox>
                <w10:wrap anchorx="margin"/>
              </v:rect>
            </w:pict>
          </mc:Fallback>
        </mc:AlternateContent>
      </w:r>
    </w:p>
    <w:tbl>
      <w:tblPr>
        <w:tblStyle w:val="GridTable1Light"/>
        <w:tblpPr w:leftFromText="180" w:rightFromText="180" w:vertAnchor="text" w:horzAnchor="margin" w:tblpY="155"/>
        <w:tblW w:w="5000" w:type="pct"/>
        <w:tblLook w:val="04A0" w:firstRow="1" w:lastRow="0" w:firstColumn="1" w:lastColumn="0" w:noHBand="0" w:noVBand="1"/>
      </w:tblPr>
      <w:tblGrid>
        <w:gridCol w:w="877"/>
        <w:gridCol w:w="1048"/>
        <w:gridCol w:w="1047"/>
        <w:gridCol w:w="1098"/>
        <w:gridCol w:w="1095"/>
      </w:tblGrid>
      <w:tr w:rsidR="00F52690" w14:paraId="1F1F90F2" w14:textId="77777777" w:rsidTr="00F5269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939" w:type="dxa"/>
            <w:gridSpan w:val="5"/>
            <w:tcBorders>
              <w:bottom w:val="single" w:sz="12" w:space="0" w:color="666666"/>
            </w:tcBorders>
            <w:shd w:val="clear" w:color="auto" w:fill="auto"/>
          </w:tcPr>
          <w:p w14:paraId="2E7023F1" w14:textId="77777777" w:rsidR="00F52690" w:rsidRDefault="00F52690" w:rsidP="00F52690">
            <w:pPr>
              <w:pStyle w:val="TableContents"/>
              <w:spacing w:after="0" w:line="240" w:lineRule="auto"/>
              <w:jc w:val="center"/>
            </w:pPr>
            <w:r>
              <w:rPr>
                <w:rFonts w:ascii="Times New Roman" w:hAnsi="Times New Roman" w:cs="Times New Roman"/>
                <w:b w:val="0"/>
                <w:bCs w:val="0"/>
                <w:color w:val="000000"/>
                <w:sz w:val="20"/>
                <w:szCs w:val="20"/>
                <w:u w:val="single"/>
              </w:rPr>
              <w:t xml:space="preserve">Trained over </w:t>
            </w:r>
            <w:r>
              <w:rPr>
                <w:rFonts w:ascii="Times New Roman" w:hAnsi="Times New Roman" w:cs="Times New Roman"/>
                <w:color w:val="000000"/>
                <w:sz w:val="20"/>
                <w:szCs w:val="20"/>
                <w:u w:val="single"/>
              </w:rPr>
              <w:t xml:space="preserve">η є [0, 3] </w:t>
            </w:r>
            <w:r>
              <w:rPr>
                <w:rFonts w:ascii="Times New Roman" w:hAnsi="Times New Roman" w:cs="Times New Roman"/>
                <w:b w:val="0"/>
                <w:bCs w:val="0"/>
                <w:color w:val="000000"/>
                <w:sz w:val="20"/>
                <w:szCs w:val="20"/>
                <w:u w:val="single"/>
              </w:rPr>
              <w:t>and</w:t>
            </w:r>
            <w:r>
              <w:rPr>
                <w:rFonts w:ascii="Times New Roman" w:hAnsi="Times New Roman" w:cs="Times New Roman"/>
                <w:color w:val="000000"/>
                <w:sz w:val="20"/>
                <w:szCs w:val="20"/>
                <w:u w:val="single"/>
              </w:rPr>
              <w:t xml:space="preserve"> </w:t>
            </w:r>
            <w:r>
              <w:rPr>
                <w:rFonts w:ascii="Times New Roman" w:hAnsi="Times New Roman" w:cs="Times New Roman"/>
                <w:b w:val="0"/>
                <w:bCs w:val="0"/>
                <w:color w:val="000000"/>
                <w:sz w:val="20"/>
                <w:szCs w:val="20"/>
                <w:u w:val="single"/>
              </w:rPr>
              <w:t xml:space="preserve">evaluated over </w:t>
            </w:r>
            <w:r>
              <w:rPr>
                <w:rFonts w:ascii="Times New Roman" w:hAnsi="Times New Roman" w:cs="Times New Roman"/>
                <w:color w:val="000000"/>
                <w:sz w:val="20"/>
                <w:szCs w:val="20"/>
                <w:u w:val="single"/>
              </w:rPr>
              <w:t>η є [3, 10]</w:t>
            </w:r>
          </w:p>
        </w:tc>
      </w:tr>
      <w:tr w:rsidR="00F52690" w14:paraId="38C00139" w14:textId="77777777" w:rsidTr="00F52690">
        <w:trPr>
          <w:trHeight w:val="290"/>
        </w:trPr>
        <w:tc>
          <w:tcPr>
            <w:cnfStyle w:val="001000000000" w:firstRow="0" w:lastRow="0" w:firstColumn="1" w:lastColumn="0" w:oddVBand="0" w:evenVBand="0" w:oddHBand="0" w:evenHBand="0" w:firstRowFirstColumn="0" w:firstRowLastColumn="0" w:lastRowFirstColumn="0" w:lastRowLastColumn="0"/>
            <w:tcW w:w="839" w:type="dxa"/>
            <w:vMerge w:val="restart"/>
            <w:shd w:val="clear" w:color="auto" w:fill="auto"/>
          </w:tcPr>
          <w:p w14:paraId="190856D4" w14:textId="77777777" w:rsidR="00F52690" w:rsidRDefault="00F52690" w:rsidP="00F52690">
            <w:pPr>
              <w:pStyle w:val="TableContents"/>
              <w:spacing w:after="0" w:line="240" w:lineRule="auto"/>
              <w:rPr>
                <w:rFonts w:ascii="Times New Roman" w:hAnsi="Times New Roman" w:cs="Times New Roman"/>
                <w:color w:val="000000"/>
                <w:sz w:val="20"/>
                <w:szCs w:val="20"/>
              </w:rPr>
            </w:pPr>
          </w:p>
          <w:p w14:paraId="6FF7BE5B" w14:textId="77777777" w:rsidR="00F52690" w:rsidRDefault="00F52690" w:rsidP="00F52690">
            <w:pPr>
              <w:pStyle w:val="Standard"/>
              <w:spacing w:after="0" w:line="240" w:lineRule="auto"/>
            </w:pPr>
            <w:r>
              <w:rPr>
                <w:rFonts w:ascii="Times New Roman" w:hAnsi="Times New Roman" w:cs="Times New Roman"/>
                <w:sz w:val="20"/>
                <w:szCs w:val="20"/>
              </w:rPr>
              <w:t>Output</w:t>
            </w:r>
          </w:p>
        </w:tc>
        <w:tc>
          <w:tcPr>
            <w:tcW w:w="2003" w:type="dxa"/>
            <w:gridSpan w:val="2"/>
            <w:shd w:val="clear" w:color="auto" w:fill="auto"/>
          </w:tcPr>
          <w:p w14:paraId="0E4EA3DF"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Mean percentage deviation</w:t>
            </w:r>
          </w:p>
        </w:tc>
        <w:tc>
          <w:tcPr>
            <w:tcW w:w="2097" w:type="dxa"/>
            <w:gridSpan w:val="2"/>
            <w:shd w:val="clear" w:color="auto" w:fill="auto"/>
          </w:tcPr>
          <w:p w14:paraId="79F14A65"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Max. Percent deviation</w:t>
            </w:r>
          </w:p>
        </w:tc>
      </w:tr>
      <w:tr w:rsidR="00F52690" w14:paraId="435A50EE" w14:textId="77777777" w:rsidTr="00F52690">
        <w:trPr>
          <w:trHeight w:val="290"/>
        </w:trPr>
        <w:tc>
          <w:tcPr>
            <w:cnfStyle w:val="001000000000" w:firstRow="0" w:lastRow="0" w:firstColumn="1" w:lastColumn="0" w:oddVBand="0" w:evenVBand="0" w:oddHBand="0" w:evenHBand="0" w:firstRowFirstColumn="0" w:firstRowLastColumn="0" w:lastRowFirstColumn="0" w:lastRowLastColumn="0"/>
            <w:tcW w:w="839" w:type="dxa"/>
            <w:vMerge/>
            <w:shd w:val="clear" w:color="auto" w:fill="auto"/>
          </w:tcPr>
          <w:p w14:paraId="38FBBD5A" w14:textId="77777777" w:rsidR="00F52690" w:rsidRDefault="00F52690" w:rsidP="00F52690">
            <w:pPr>
              <w:spacing w:after="0" w:line="240" w:lineRule="auto"/>
              <w:rPr>
                <w:rFonts w:ascii="Times New Roman" w:hAnsi="Times New Roman" w:cs="Times New Roman"/>
                <w:sz w:val="20"/>
                <w:szCs w:val="20"/>
              </w:rPr>
            </w:pPr>
          </w:p>
        </w:tc>
        <w:tc>
          <w:tcPr>
            <w:tcW w:w="1002" w:type="dxa"/>
            <w:shd w:val="clear" w:color="auto" w:fill="auto"/>
          </w:tcPr>
          <w:p w14:paraId="2C9BF0C6"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001" w:type="dxa"/>
            <w:shd w:val="clear" w:color="auto" w:fill="auto"/>
          </w:tcPr>
          <w:p w14:paraId="7570B5EA"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c>
          <w:tcPr>
            <w:tcW w:w="1050" w:type="dxa"/>
            <w:shd w:val="clear" w:color="auto" w:fill="auto"/>
          </w:tcPr>
          <w:p w14:paraId="7FFFD7FA"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047" w:type="dxa"/>
            <w:shd w:val="clear" w:color="auto" w:fill="auto"/>
          </w:tcPr>
          <w:p w14:paraId="150D8955"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r>
      <w:tr w:rsidR="00F52690" w14:paraId="26AA2111"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7ADF8623" w14:textId="77777777" w:rsidR="00F52690" w:rsidRDefault="00F52690" w:rsidP="00F52690">
            <w:pPr>
              <w:pStyle w:val="TableContents"/>
              <w:spacing w:after="0" w:line="240" w:lineRule="auto"/>
            </w:pPr>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1</w:t>
            </w:r>
          </w:p>
        </w:tc>
        <w:tc>
          <w:tcPr>
            <w:tcW w:w="1002" w:type="dxa"/>
            <w:shd w:val="clear" w:color="auto" w:fill="auto"/>
          </w:tcPr>
          <w:p w14:paraId="6C29D816"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12.922</w:t>
            </w:r>
          </w:p>
        </w:tc>
        <w:tc>
          <w:tcPr>
            <w:tcW w:w="1001" w:type="dxa"/>
            <w:shd w:val="clear" w:color="auto" w:fill="auto"/>
          </w:tcPr>
          <w:p w14:paraId="1C53A913"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19.327</w:t>
            </w:r>
          </w:p>
        </w:tc>
        <w:tc>
          <w:tcPr>
            <w:tcW w:w="1050" w:type="dxa"/>
            <w:shd w:val="clear" w:color="auto" w:fill="auto"/>
          </w:tcPr>
          <w:p w14:paraId="5089F2BA"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26.671</w:t>
            </w:r>
          </w:p>
        </w:tc>
        <w:tc>
          <w:tcPr>
            <w:tcW w:w="1047" w:type="dxa"/>
            <w:shd w:val="clear" w:color="auto" w:fill="auto"/>
          </w:tcPr>
          <w:p w14:paraId="5731A595"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40.068</w:t>
            </w:r>
          </w:p>
        </w:tc>
      </w:tr>
      <w:tr w:rsidR="00F52690" w14:paraId="58B6A9DE" w14:textId="77777777" w:rsidTr="00F52690">
        <w:trPr>
          <w:trHeight w:val="270"/>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67C35E24" w14:textId="77777777" w:rsidR="00F52690" w:rsidRDefault="00F52690" w:rsidP="00F52690">
            <w:pPr>
              <w:pStyle w:val="TableContents"/>
              <w:spacing w:after="0" w:line="240" w:lineRule="auto"/>
            </w:pPr>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2</w:t>
            </w:r>
          </w:p>
        </w:tc>
        <w:tc>
          <w:tcPr>
            <w:tcW w:w="1002" w:type="dxa"/>
            <w:shd w:val="clear" w:color="auto" w:fill="auto"/>
          </w:tcPr>
          <w:p w14:paraId="4CFF8A88"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7.082</w:t>
            </w:r>
          </w:p>
        </w:tc>
        <w:tc>
          <w:tcPr>
            <w:tcW w:w="1001" w:type="dxa"/>
            <w:shd w:val="clear" w:color="auto" w:fill="auto"/>
          </w:tcPr>
          <w:p w14:paraId="02725C20"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12.582</w:t>
            </w:r>
          </w:p>
        </w:tc>
        <w:tc>
          <w:tcPr>
            <w:tcW w:w="1050" w:type="dxa"/>
            <w:shd w:val="clear" w:color="auto" w:fill="auto"/>
          </w:tcPr>
          <w:p w14:paraId="7844ED7F"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19.416</w:t>
            </w:r>
          </w:p>
        </w:tc>
        <w:tc>
          <w:tcPr>
            <w:tcW w:w="1047" w:type="dxa"/>
            <w:shd w:val="clear" w:color="auto" w:fill="auto"/>
          </w:tcPr>
          <w:p w14:paraId="075811FC"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31.156</w:t>
            </w:r>
          </w:p>
        </w:tc>
      </w:tr>
      <w:tr w:rsidR="00F52690" w14:paraId="2BF132F9"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729F81C3" w14:textId="77777777" w:rsidR="00F52690" w:rsidRDefault="00F52690" w:rsidP="00F52690">
            <w:pPr>
              <w:pStyle w:val="TableContents"/>
              <w:spacing w:after="0" w:line="240" w:lineRule="auto"/>
            </w:pPr>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3</w:t>
            </w:r>
          </w:p>
        </w:tc>
        <w:tc>
          <w:tcPr>
            <w:tcW w:w="1002" w:type="dxa"/>
            <w:shd w:val="clear" w:color="auto" w:fill="auto"/>
          </w:tcPr>
          <w:p w14:paraId="6C42070E"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3.737</w:t>
            </w:r>
          </w:p>
        </w:tc>
        <w:tc>
          <w:tcPr>
            <w:tcW w:w="1001" w:type="dxa"/>
            <w:shd w:val="clear" w:color="auto" w:fill="auto"/>
          </w:tcPr>
          <w:p w14:paraId="3C158F9C"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8.609</w:t>
            </w:r>
          </w:p>
        </w:tc>
        <w:tc>
          <w:tcPr>
            <w:tcW w:w="1050" w:type="dxa"/>
            <w:shd w:val="clear" w:color="auto" w:fill="auto"/>
          </w:tcPr>
          <w:p w14:paraId="22332053"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13.828</w:t>
            </w:r>
          </w:p>
        </w:tc>
        <w:tc>
          <w:tcPr>
            <w:tcW w:w="1047" w:type="dxa"/>
            <w:shd w:val="clear" w:color="auto" w:fill="auto"/>
          </w:tcPr>
          <w:p w14:paraId="1E6BE307"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23.150</w:t>
            </w:r>
          </w:p>
        </w:tc>
      </w:tr>
      <w:tr w:rsidR="00F52690" w14:paraId="0E4DEF66"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5F3D5378" w14:textId="77777777" w:rsidR="00F52690" w:rsidRDefault="00F52690" w:rsidP="00F52690">
            <w:pPr>
              <w:pStyle w:val="TableContents"/>
              <w:spacing w:after="0" w:line="240" w:lineRule="auto"/>
            </w:pPr>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21</w:t>
            </w:r>
          </w:p>
        </w:tc>
        <w:tc>
          <w:tcPr>
            <w:tcW w:w="1002" w:type="dxa"/>
            <w:shd w:val="clear" w:color="auto" w:fill="auto"/>
          </w:tcPr>
          <w:p w14:paraId="4EB81AB4"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1.866</w:t>
            </w:r>
          </w:p>
        </w:tc>
        <w:tc>
          <w:tcPr>
            <w:tcW w:w="1001" w:type="dxa"/>
            <w:shd w:val="clear" w:color="auto" w:fill="auto"/>
          </w:tcPr>
          <w:p w14:paraId="07E54BC1"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8.318</w:t>
            </w:r>
          </w:p>
        </w:tc>
        <w:tc>
          <w:tcPr>
            <w:tcW w:w="1050" w:type="dxa"/>
            <w:shd w:val="clear" w:color="auto" w:fill="auto"/>
          </w:tcPr>
          <w:p w14:paraId="0297CEDC"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7.643</w:t>
            </w:r>
          </w:p>
        </w:tc>
        <w:tc>
          <w:tcPr>
            <w:tcW w:w="1047" w:type="dxa"/>
            <w:shd w:val="clear" w:color="auto" w:fill="auto"/>
          </w:tcPr>
          <w:p w14:paraId="14E773B0"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21.166</w:t>
            </w:r>
          </w:p>
        </w:tc>
      </w:tr>
      <w:tr w:rsidR="00F52690" w14:paraId="3549E420" w14:textId="77777777" w:rsidTr="00F52690">
        <w:trPr>
          <w:trHeight w:val="267"/>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5EE5D8F8" w14:textId="77777777" w:rsidR="00F52690" w:rsidRDefault="00F52690" w:rsidP="00F52690">
            <w:pPr>
              <w:pStyle w:val="TableContents"/>
              <w:spacing w:after="0" w:line="240" w:lineRule="auto"/>
            </w:pPr>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31</w:t>
            </w:r>
          </w:p>
        </w:tc>
        <w:tc>
          <w:tcPr>
            <w:tcW w:w="1002" w:type="dxa"/>
            <w:shd w:val="clear" w:color="auto" w:fill="auto"/>
          </w:tcPr>
          <w:p w14:paraId="32C195C9"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2.919</w:t>
            </w:r>
          </w:p>
        </w:tc>
        <w:tc>
          <w:tcPr>
            <w:tcW w:w="1001" w:type="dxa"/>
            <w:shd w:val="clear" w:color="auto" w:fill="auto"/>
          </w:tcPr>
          <w:p w14:paraId="479C04E1"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7.453</w:t>
            </w:r>
          </w:p>
        </w:tc>
        <w:tc>
          <w:tcPr>
            <w:tcW w:w="1050" w:type="dxa"/>
            <w:shd w:val="clear" w:color="auto" w:fill="auto"/>
          </w:tcPr>
          <w:p w14:paraId="477402CE"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7.816</w:t>
            </w:r>
          </w:p>
        </w:tc>
        <w:tc>
          <w:tcPr>
            <w:tcW w:w="1047" w:type="dxa"/>
            <w:shd w:val="clear" w:color="auto" w:fill="auto"/>
          </w:tcPr>
          <w:p w14:paraId="489C7539"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20.621</w:t>
            </w:r>
          </w:p>
        </w:tc>
      </w:tr>
      <w:tr w:rsidR="00F52690" w14:paraId="20569077"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6EC15FFC" w14:textId="77777777" w:rsidR="00F52690" w:rsidRDefault="00F52690" w:rsidP="00F52690">
            <w:pPr>
              <w:pStyle w:val="TableContents"/>
              <w:spacing w:after="0" w:line="240" w:lineRule="auto"/>
            </w:pPr>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32</w:t>
            </w:r>
          </w:p>
        </w:tc>
        <w:tc>
          <w:tcPr>
            <w:tcW w:w="1002" w:type="dxa"/>
            <w:shd w:val="clear" w:color="auto" w:fill="auto"/>
          </w:tcPr>
          <w:p w14:paraId="0B8C47E0"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1.331</w:t>
            </w:r>
          </w:p>
        </w:tc>
        <w:tc>
          <w:tcPr>
            <w:tcW w:w="1001" w:type="dxa"/>
            <w:shd w:val="clear" w:color="auto" w:fill="auto"/>
          </w:tcPr>
          <w:p w14:paraId="1FAE23A2"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4.310</w:t>
            </w:r>
          </w:p>
        </w:tc>
        <w:tc>
          <w:tcPr>
            <w:tcW w:w="1050" w:type="dxa"/>
            <w:shd w:val="clear" w:color="auto" w:fill="auto"/>
          </w:tcPr>
          <w:p w14:paraId="7699CDB9"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3.593</w:t>
            </w:r>
          </w:p>
        </w:tc>
        <w:tc>
          <w:tcPr>
            <w:tcW w:w="1047" w:type="dxa"/>
            <w:shd w:val="clear" w:color="auto" w:fill="auto"/>
          </w:tcPr>
          <w:p w14:paraId="0576242D" w14:textId="77777777" w:rsidR="00F52690" w:rsidRDefault="00F52690" w:rsidP="00F52690">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11.100</w:t>
            </w:r>
          </w:p>
        </w:tc>
      </w:tr>
    </w:tbl>
    <w:p w14:paraId="5F927741" w14:textId="724688B9" w:rsidR="00EE1DBA" w:rsidRDefault="00EE1DBA">
      <w:pPr>
        <w:pStyle w:val="Standard"/>
        <w:rPr>
          <w:rFonts w:ascii="Times New Roman" w:hAnsi="Times New Roman" w:cs="Times New Roman"/>
          <w:sz w:val="20"/>
          <w:szCs w:val="20"/>
        </w:rPr>
      </w:pPr>
    </w:p>
    <w:p w14:paraId="4177DF3C" w14:textId="510C04BD" w:rsidR="00EE1DBA" w:rsidRDefault="009A09EE">
      <w:pPr>
        <w:pStyle w:val="Standard"/>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0" distR="0" simplePos="0" relativeHeight="18" behindDoc="0" locked="0" layoutInCell="1" allowOverlap="1" wp14:anchorId="6F19F1F3" wp14:editId="282D1F51">
            <wp:simplePos x="0" y="0"/>
            <wp:positionH relativeFrom="margin">
              <wp:align>right</wp:align>
            </wp:positionH>
            <wp:positionV relativeFrom="paragraph">
              <wp:posOffset>19050</wp:posOffset>
            </wp:positionV>
            <wp:extent cx="3107055" cy="1843405"/>
            <wp:effectExtent l="19050" t="19050" r="17145" b="2349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9"/>
                    <a:stretch>
                      <a:fillRect/>
                    </a:stretch>
                  </pic:blipFill>
                  <pic:spPr bwMode="auto">
                    <a:xfrm>
                      <a:off x="0" y="0"/>
                      <a:ext cx="3107055" cy="1843405"/>
                    </a:xfrm>
                    <a:prstGeom prst="rect">
                      <a:avLst/>
                    </a:prstGeom>
                    <a:ln w="635">
                      <a:solidFill>
                        <a:srgbClr val="000000"/>
                      </a:solidFill>
                    </a:ln>
                  </pic:spPr>
                </pic:pic>
              </a:graphicData>
            </a:graphic>
          </wp:anchor>
        </w:drawing>
      </w:r>
    </w:p>
    <w:p w14:paraId="2EBBE128" w14:textId="27BC3F79" w:rsidR="00EE1DBA" w:rsidRDefault="00EE1DBA">
      <w:pPr>
        <w:pStyle w:val="Standard"/>
        <w:rPr>
          <w:rFonts w:ascii="Times New Roman" w:hAnsi="Times New Roman" w:cs="Times New Roman"/>
          <w:sz w:val="20"/>
          <w:szCs w:val="20"/>
        </w:rPr>
      </w:pPr>
    </w:p>
    <w:p w14:paraId="78B985A2" w14:textId="3DF8B2B3" w:rsidR="00EE1DBA" w:rsidRDefault="00EE1DBA">
      <w:pPr>
        <w:pStyle w:val="Standard"/>
        <w:rPr>
          <w:rFonts w:ascii="Times New Roman" w:hAnsi="Times New Roman" w:cs="Times New Roman"/>
          <w:sz w:val="20"/>
          <w:szCs w:val="20"/>
        </w:rPr>
      </w:pPr>
    </w:p>
    <w:p w14:paraId="5538FB4C" w14:textId="77777777" w:rsidR="00313215" w:rsidRDefault="00313215">
      <w:pPr>
        <w:pStyle w:val="Standard"/>
        <w:rPr>
          <w:rFonts w:ascii="Times New Roman" w:hAnsi="Times New Roman" w:cs="Times New Roman"/>
          <w:sz w:val="20"/>
          <w:szCs w:val="20"/>
        </w:rPr>
      </w:pPr>
    </w:p>
    <w:p w14:paraId="00488A59" w14:textId="5AAFF568" w:rsidR="00EE1DBA" w:rsidRDefault="00EE1DBA">
      <w:pPr>
        <w:pStyle w:val="Standard"/>
        <w:rPr>
          <w:rFonts w:ascii="Times New Roman" w:hAnsi="Times New Roman" w:cs="Times New Roman"/>
          <w:sz w:val="20"/>
          <w:szCs w:val="20"/>
        </w:rPr>
      </w:pPr>
    </w:p>
    <w:p w14:paraId="79F01A6C" w14:textId="673A87B1" w:rsidR="00EE1DBA" w:rsidRDefault="00EE1DBA">
      <w:pPr>
        <w:pStyle w:val="Standard"/>
        <w:rPr>
          <w:rFonts w:ascii="Times New Roman" w:hAnsi="Times New Roman" w:cs="Times New Roman"/>
          <w:sz w:val="20"/>
          <w:szCs w:val="20"/>
        </w:rPr>
      </w:pPr>
    </w:p>
    <w:p w14:paraId="0B3293E1" w14:textId="0B90088A" w:rsidR="00EE1DBA" w:rsidRDefault="0031504A">
      <w:pPr>
        <w:pStyle w:val="Standard"/>
        <w:rPr>
          <w:rFonts w:ascii="Times New Roman" w:hAnsi="Times New Roman" w:cs="Times New Roman"/>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251671552" behindDoc="1" locked="0" layoutInCell="1" allowOverlap="1" wp14:anchorId="49A1FE20" wp14:editId="4F7D16C1">
                <wp:simplePos x="0" y="0"/>
                <wp:positionH relativeFrom="column">
                  <wp:posOffset>0</wp:posOffset>
                </wp:positionH>
                <wp:positionV relativeFrom="paragraph">
                  <wp:posOffset>255905</wp:posOffset>
                </wp:positionV>
                <wp:extent cx="3136900" cy="243840"/>
                <wp:effectExtent l="0" t="0" r="6350" b="1905"/>
                <wp:wrapNone/>
                <wp:docPr id="26"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C328C9" w14:textId="33D7A8D1" w:rsidR="004959FE" w:rsidRPr="0031504A" w:rsidRDefault="004959FE" w:rsidP="0031504A">
                            <w:pPr>
                              <w:pStyle w:val="Caption"/>
                              <w:jc w:val="center"/>
                              <w:rPr>
                                <w:sz w:val="16"/>
                                <w:szCs w:val="16"/>
                              </w:rPr>
                            </w:pPr>
                            <w:r w:rsidRPr="0031504A">
                              <w:rPr>
                                <w:sz w:val="16"/>
                                <w:szCs w:val="16"/>
                              </w:rPr>
                              <w:t xml:space="preserve">Figure </w:t>
                            </w:r>
                            <w:r>
                              <w:rPr>
                                <w:sz w:val="16"/>
                                <w:szCs w:val="16"/>
                              </w:rPr>
                              <w:t>13</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A1FE20" id="_x0000_s1038" style="position:absolute;margin-left:0;margin-top:20.15pt;width:247pt;height:19.2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" stroked="f">
                <v:textbox style="mso-fit-shape-to-text:t" inset="0,0,0,0">
                  <w:txbxContent>
                    <w:p w14:paraId="12C328C9" w14:textId="33D7A8D1" w:rsidR="005227D8" w:rsidRPr="0031504A" w:rsidRDefault="005227D8" w:rsidP="0031504A">
                      <w:pPr>
                        <w:pStyle w:val="Caption"/>
                        <w:jc w:val="center"/>
                        <w:rPr>
                          <w:sz w:val="16"/>
                          <w:szCs w:val="16"/>
                        </w:rPr>
                      </w:pPr>
                      <w:r w:rsidRPr="0031504A">
                        <w:rPr>
                          <w:sz w:val="16"/>
                          <w:szCs w:val="16"/>
                        </w:rPr>
                        <w:t xml:space="preserve">Figure </w:t>
                      </w:r>
                      <w:r>
                        <w:rPr>
                          <w:sz w:val="16"/>
                          <w:szCs w:val="16"/>
                        </w:rPr>
                        <w:t>13</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v:textbox>
              </v:rect>
            </w:pict>
          </mc:Fallback>
        </mc:AlternateContent>
      </w:r>
    </w:p>
    <w:p w14:paraId="2E5FDD28" w14:textId="7D1E397A" w:rsidR="00EE1DBA" w:rsidRDefault="00EE1DBA">
      <w:pPr>
        <w:pStyle w:val="Standard"/>
        <w:rPr>
          <w:rFonts w:ascii="Times New Roman" w:hAnsi="Times New Roman" w:cs="Times New Roman"/>
          <w:sz w:val="20"/>
          <w:szCs w:val="20"/>
        </w:rPr>
      </w:pPr>
    </w:p>
    <w:p w14:paraId="2EB406C6" w14:textId="39D10DDE" w:rsidR="00EE1DBA" w:rsidRDefault="009A09EE">
      <w:pPr>
        <w:pStyle w:val="Standard"/>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0" distR="0" simplePos="0" relativeHeight="12" behindDoc="0" locked="0" layoutInCell="1" allowOverlap="1" wp14:anchorId="0502E456" wp14:editId="240DCD99">
            <wp:simplePos x="0" y="0"/>
            <wp:positionH relativeFrom="margin">
              <wp:align>right</wp:align>
            </wp:positionH>
            <wp:positionV relativeFrom="paragraph">
              <wp:posOffset>28398</wp:posOffset>
            </wp:positionV>
            <wp:extent cx="3105785" cy="1905000"/>
            <wp:effectExtent l="19050" t="19050" r="18415" b="19050"/>
            <wp:wrapNone/>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05785" cy="1905000"/>
                    </a:xfrm>
                    <a:prstGeom prst="rect">
                      <a:avLst/>
                    </a:prstGeom>
                    <a:ln w="635">
                      <a:solidFill>
                        <a:srgbClr val="000000"/>
                      </a:solidFill>
                    </a:ln>
                  </pic:spPr>
                </pic:pic>
              </a:graphicData>
            </a:graphic>
            <wp14:sizeRelV relativeFrom="margin">
              <wp14:pctHeight>0</wp14:pctHeight>
            </wp14:sizeRelV>
          </wp:anchor>
        </w:drawing>
      </w:r>
    </w:p>
    <w:p w14:paraId="4B749918" w14:textId="2912303B" w:rsidR="00EE1DBA" w:rsidRDefault="00EE1DBA">
      <w:pPr>
        <w:pStyle w:val="Standard"/>
        <w:rPr>
          <w:rFonts w:ascii="Times New Roman" w:hAnsi="Times New Roman" w:cs="Times New Roman"/>
          <w:sz w:val="20"/>
          <w:szCs w:val="20"/>
        </w:rPr>
      </w:pPr>
    </w:p>
    <w:p w14:paraId="53220C47" w14:textId="0387F035" w:rsidR="00EE1DBA" w:rsidRDefault="00EE1DBA">
      <w:pPr>
        <w:pStyle w:val="Standard"/>
        <w:rPr>
          <w:rFonts w:ascii="Times New Roman" w:hAnsi="Times New Roman" w:cs="Times New Roman"/>
          <w:sz w:val="20"/>
          <w:szCs w:val="20"/>
        </w:rPr>
      </w:pPr>
    </w:p>
    <w:p w14:paraId="5C3DE279" w14:textId="4B9B97A5" w:rsidR="00EE1DBA" w:rsidRDefault="00EE1DBA">
      <w:pPr>
        <w:pStyle w:val="Standard"/>
        <w:rPr>
          <w:rFonts w:ascii="Arial" w:hAnsi="Arial" w:cs="Arial"/>
          <w:b/>
          <w:bCs/>
          <w:sz w:val="20"/>
          <w:szCs w:val="20"/>
        </w:rPr>
      </w:pPr>
    </w:p>
    <w:p w14:paraId="58CE0736" w14:textId="77777777" w:rsidR="00313215" w:rsidRDefault="00313215">
      <w:pPr>
        <w:spacing w:before="240" w:line="240" w:lineRule="auto"/>
        <w:jc w:val="both"/>
        <w:rPr>
          <w:rFonts w:ascii="Times New Roman" w:hAnsi="Times New Roman" w:cs="Times New Roman"/>
          <w:sz w:val="20"/>
          <w:szCs w:val="20"/>
        </w:rPr>
      </w:pPr>
    </w:p>
    <w:p w14:paraId="0AFAF28C" w14:textId="77777777" w:rsidR="009A09EE" w:rsidRDefault="009A09EE">
      <w:pPr>
        <w:spacing w:before="240" w:line="240" w:lineRule="auto"/>
        <w:jc w:val="both"/>
        <w:rPr>
          <w:rFonts w:ascii="Times New Roman" w:hAnsi="Times New Roman" w:cs="Times New Roman"/>
          <w:sz w:val="20"/>
          <w:szCs w:val="20"/>
        </w:rPr>
      </w:pPr>
    </w:p>
    <w:p w14:paraId="6AFB08F6" w14:textId="370ED954" w:rsidR="009A09EE" w:rsidRDefault="0031504A">
      <w:pPr>
        <w:spacing w:before="240" w:line="240" w:lineRule="auto"/>
        <w:jc w:val="both"/>
        <w:rPr>
          <w:rFonts w:ascii="Times New Roman" w:hAnsi="Times New Roman" w:cs="Times New Roman"/>
          <w:sz w:val="20"/>
          <w:szCs w:val="20"/>
        </w:rPr>
      </w:pPr>
      <w:r>
        <w:rPr>
          <w:rFonts w:ascii="Times New Roman" w:hAnsi="Times New Roman" w:cs="Times New Roman"/>
          <w:b/>
          <w:bCs/>
          <w:noProof/>
          <w:sz w:val="20"/>
          <w:szCs w:val="20"/>
          <w:lang w:val="en-US"/>
        </w:rPr>
        <mc:AlternateContent>
          <mc:Choice Requires="wps">
            <w:drawing>
              <wp:anchor distT="0" distB="0" distL="0" distR="0" simplePos="0" relativeHeight="251673600" behindDoc="1" locked="0" layoutInCell="1" allowOverlap="1" wp14:anchorId="073486DA" wp14:editId="5C58049D">
                <wp:simplePos x="0" y="0"/>
                <wp:positionH relativeFrom="column">
                  <wp:posOffset>0</wp:posOffset>
                </wp:positionH>
                <wp:positionV relativeFrom="paragraph">
                  <wp:posOffset>221615</wp:posOffset>
                </wp:positionV>
                <wp:extent cx="3136900" cy="243840"/>
                <wp:effectExtent l="0" t="0" r="6350" b="1905"/>
                <wp:wrapNone/>
                <wp:docPr id="27"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CDEC0CF" w14:textId="35C724B3" w:rsidR="004959FE" w:rsidRPr="0031504A" w:rsidRDefault="004959FE" w:rsidP="0031504A">
                            <w:pPr>
                              <w:pStyle w:val="Caption"/>
                              <w:jc w:val="center"/>
                              <w:rPr>
                                <w:sz w:val="16"/>
                                <w:szCs w:val="16"/>
                              </w:rPr>
                            </w:pPr>
                            <w:r w:rsidRPr="0031504A">
                              <w:rPr>
                                <w:sz w:val="16"/>
                                <w:szCs w:val="16"/>
                              </w:rPr>
                              <w:t xml:space="preserve">Figure </w:t>
                            </w:r>
                            <w:r>
                              <w:rPr>
                                <w:sz w:val="16"/>
                                <w:szCs w:val="16"/>
                              </w:rPr>
                              <w:t>14</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3486DA" id="_x0000_s1039" style="position:absolute;left:0;text-align:left;margin-left:0;margin-top:17.45pt;width:247pt;height:19.2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" stroked="f">
                <v:textbox style="mso-fit-shape-to-text:t" inset="0,0,0,0">
                  <w:txbxContent>
                    <w:p w14:paraId="0CDEC0CF" w14:textId="35C724B3" w:rsidR="005227D8" w:rsidRPr="0031504A" w:rsidRDefault="005227D8" w:rsidP="0031504A">
                      <w:pPr>
                        <w:pStyle w:val="Caption"/>
                        <w:jc w:val="center"/>
                        <w:rPr>
                          <w:sz w:val="16"/>
                          <w:szCs w:val="16"/>
                        </w:rPr>
                      </w:pPr>
                      <w:r w:rsidRPr="0031504A">
                        <w:rPr>
                          <w:sz w:val="16"/>
                          <w:szCs w:val="16"/>
                        </w:rPr>
                        <w:t xml:space="preserve">Figure </w:t>
                      </w:r>
                      <w:r>
                        <w:rPr>
                          <w:sz w:val="16"/>
                          <w:szCs w:val="16"/>
                        </w:rPr>
                        <w:t>14</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v:textbox>
              </v:rect>
            </w:pict>
          </mc:Fallback>
        </mc:AlternateContent>
      </w:r>
    </w:p>
    <w:p w14:paraId="4A7A3681" w14:textId="596FF4CA" w:rsidR="009A09EE" w:rsidRDefault="009A09EE">
      <w:pPr>
        <w:spacing w:before="240" w:line="240" w:lineRule="auto"/>
        <w:jc w:val="both"/>
        <w:rPr>
          <w:rFonts w:ascii="Times New Roman" w:hAnsi="Times New Roman" w:cs="Times New Roman"/>
          <w:sz w:val="20"/>
          <w:szCs w:val="20"/>
        </w:rPr>
      </w:pPr>
    </w:p>
    <w:p w14:paraId="4D261E43" w14:textId="7C6F075B" w:rsidR="00EE1DBA" w:rsidRDefault="007C17EA">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From the results shown in tables and plots above, we can observe that relatively smaller network with less training data when trained on interval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[0, 3], </w:t>
      </w:r>
      <w:r>
        <w:rPr>
          <w:rFonts w:ascii="Times New Roman" w:hAnsi="Times New Roman" w:cs="Times New Roman"/>
          <w:b/>
          <w:bCs/>
          <w:sz w:val="20"/>
          <w:szCs w:val="20"/>
        </w:rPr>
        <w:t xml:space="preserve">δ0 </w:t>
      </w:r>
      <w:r>
        <w:rPr>
          <w:rFonts w:ascii="Times New Roman" w:hAnsi="Times New Roman" w:cs="Times New Roman"/>
          <w:sz w:val="20"/>
          <w:szCs w:val="20"/>
        </w:rPr>
        <w:t xml:space="preserve">є [2e-3, 0.56] gives better extrapolation over the data from unseen interval compared to larger network with more training datapoints, whereas if the network is trained on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[3, 10], </w:t>
      </w:r>
      <w:r>
        <w:rPr>
          <w:rFonts w:ascii="Times New Roman" w:hAnsi="Times New Roman" w:cs="Times New Roman"/>
          <w:b/>
          <w:bCs/>
          <w:sz w:val="20"/>
          <w:szCs w:val="20"/>
        </w:rPr>
        <w:t xml:space="preserve">δ0 </w:t>
      </w:r>
      <w:r>
        <w:rPr>
          <w:rFonts w:ascii="Times New Roman" w:hAnsi="Times New Roman" w:cs="Times New Roman"/>
          <w:sz w:val="20"/>
          <w:szCs w:val="20"/>
        </w:rPr>
        <w:t>є [7e-2, 0.56] larger network does better over unseen data range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[0, 3], </w:t>
      </w:r>
      <w:r>
        <w:rPr>
          <w:rFonts w:ascii="Times New Roman" w:hAnsi="Times New Roman" w:cs="Times New Roman"/>
          <w:b/>
          <w:bCs/>
          <w:sz w:val="20"/>
          <w:szCs w:val="20"/>
        </w:rPr>
        <w:t xml:space="preserve">δ0 </w:t>
      </w:r>
      <w:r>
        <w:rPr>
          <w:rFonts w:ascii="Times New Roman" w:hAnsi="Times New Roman" w:cs="Times New Roman"/>
          <w:sz w:val="20"/>
          <w:szCs w:val="20"/>
        </w:rPr>
        <w:t xml:space="preserve">є [2e-3, 0.56]) compared to smaller network trained with lesser amount of data. These observations can also be attributed to more complex nature of mapping function for smaller values of </w:t>
      </w:r>
      <w:r>
        <w:rPr>
          <w:rFonts w:ascii="Times New Roman" w:hAnsi="Times New Roman" w:cs="Times New Roman"/>
          <w:b/>
          <w:bCs/>
          <w:sz w:val="20"/>
          <w:szCs w:val="20"/>
        </w:rPr>
        <w:t>η</w:t>
      </w:r>
      <w:r>
        <w:rPr>
          <w:rFonts w:ascii="Times New Roman" w:hAnsi="Times New Roman" w:cs="Times New Roman"/>
          <w:sz w:val="20"/>
          <w:szCs w:val="20"/>
        </w:rPr>
        <w:t>.</w:t>
      </w:r>
    </w:p>
    <w:p w14:paraId="4A63D62B" w14:textId="77777777" w:rsidR="00EE1DBA" w:rsidRDefault="007C17EA">
      <w:pPr>
        <w:spacing w:before="240" w:after="0" w:line="240" w:lineRule="auto"/>
        <w:rPr>
          <w:rFonts w:ascii="Arial" w:hAnsi="Arial" w:cs="Arial"/>
          <w:b/>
          <w:bCs/>
          <w:sz w:val="20"/>
          <w:szCs w:val="20"/>
        </w:rPr>
      </w:pPr>
      <w:r>
        <w:rPr>
          <w:rFonts w:ascii="Arial" w:hAnsi="Arial" w:cs="Arial"/>
          <w:b/>
          <w:bCs/>
          <w:sz w:val="20"/>
          <w:szCs w:val="20"/>
        </w:rPr>
        <w:t>DISCUSSION</w:t>
      </w:r>
    </w:p>
    <w:p w14:paraId="731C03B0" w14:textId="47298D07" w:rsidR="00EE1DBA" w:rsidRDefault="007C17EA">
      <w:pPr>
        <w:spacing w:before="240" w:after="0" w:line="240" w:lineRule="auto"/>
        <w:jc w:val="both"/>
        <w:rPr>
          <w:rFonts w:ascii="Times New Roman" w:hAnsi="Times New Roman" w:cs="Times New Roman"/>
          <w:sz w:val="20"/>
          <w:szCs w:val="20"/>
        </w:rPr>
      </w:pPr>
      <w:r>
        <w:rPr>
          <w:rFonts w:ascii="Times New Roman" w:hAnsi="Times New Roman" w:cs="Times New Roman"/>
          <w:sz w:val="20"/>
          <w:szCs w:val="20"/>
        </w:rPr>
        <w:t>From the results presented above, it can be observed that when the value of input variables (</w:t>
      </w:r>
      <w:r>
        <w:rPr>
          <w:rFonts w:ascii="Times New Roman" w:hAnsi="Times New Roman" w:cs="Times New Roman"/>
          <w:b/>
          <w:bCs/>
          <w:sz w:val="20"/>
          <w:szCs w:val="20"/>
        </w:rPr>
        <w:t xml:space="preserve">η </w:t>
      </w:r>
      <w:r>
        <w:rPr>
          <w:rFonts w:ascii="Times New Roman" w:hAnsi="Times New Roman" w:cs="Times New Roman"/>
          <w:sz w:val="20"/>
          <w:szCs w:val="20"/>
        </w:rPr>
        <w:t xml:space="preserve">and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is small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[0, 3], </w:t>
      </w:r>
      <w:r>
        <w:rPr>
          <w:rFonts w:ascii="Times New Roman" w:hAnsi="Times New Roman" w:cs="Times New Roman"/>
          <w:b/>
          <w:bCs/>
          <w:sz w:val="20"/>
          <w:szCs w:val="20"/>
        </w:rPr>
        <w:t xml:space="preserve">δ0 </w:t>
      </w:r>
      <w:r>
        <w:rPr>
          <w:rFonts w:ascii="Times New Roman" w:hAnsi="Times New Roman" w:cs="Times New Roman"/>
          <w:sz w:val="20"/>
          <w:szCs w:val="20"/>
        </w:rPr>
        <w:t>є [2e-3, .56]), a bigger neural network is required to attain the accuracy comparable to when the value of input variables is slightly big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 xml:space="preserve">є [7e-2, .56]). Reason for lesser accuracy in smaller regime can be attributed to mapping function from input to output being more complicated for smaller values of </w:t>
      </w:r>
      <w:r>
        <w:rPr>
          <w:rFonts w:ascii="Times New Roman" w:hAnsi="Times New Roman" w:cs="Times New Roman"/>
          <w:b/>
          <w:bCs/>
          <w:sz w:val="20"/>
          <w:szCs w:val="20"/>
        </w:rPr>
        <w:t>η</w:t>
      </w:r>
      <w:r>
        <w:rPr>
          <w:rFonts w:ascii="Times New Roman" w:hAnsi="Times New Roman" w:cs="Times New Roman"/>
          <w:sz w:val="20"/>
          <w:szCs w:val="20"/>
        </w:rPr>
        <w:t xml:space="preserve">. Also, in cross-evaluation, model trained over small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performed better over bigger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compared to when model trained over bigger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evaluated on smaller values of </w:t>
      </w:r>
      <w:r>
        <w:rPr>
          <w:rFonts w:ascii="Times New Roman" w:hAnsi="Times New Roman" w:cs="Times New Roman"/>
          <w:b/>
          <w:bCs/>
          <w:sz w:val="20"/>
          <w:szCs w:val="20"/>
        </w:rPr>
        <w:t>η</w:t>
      </w:r>
      <w:r>
        <w:rPr>
          <w:rFonts w:ascii="Times New Roman" w:hAnsi="Times New Roman" w:cs="Times New Roman"/>
          <w:sz w:val="20"/>
          <w:szCs w:val="20"/>
        </w:rPr>
        <w:t xml:space="preserve">. This can also be attributed to more complex mapping </w:t>
      </w:r>
      <w:r>
        <w:rPr>
          <w:rFonts w:ascii="Times New Roman" w:hAnsi="Times New Roman" w:cs="Times New Roman"/>
          <w:sz w:val="20"/>
          <w:szCs w:val="20"/>
        </w:rPr>
        <w:lastRenderedPageBreak/>
        <w:t xml:space="preserve">function in smaller regime. Also, using bigger neural network for training over smaller values of </w:t>
      </w:r>
      <w:r w:rsidR="009D0BD8">
        <w:rPr>
          <w:rFonts w:ascii="Times New Roman" w:hAnsi="Times New Roman" w:cs="Times New Roman"/>
          <w:b/>
          <w:bCs/>
          <w:sz w:val="20"/>
          <w:szCs w:val="20"/>
        </w:rPr>
        <w:t xml:space="preserve">η </w:t>
      </w:r>
      <w:r>
        <w:rPr>
          <w:rFonts w:ascii="Times New Roman" w:hAnsi="Times New Roman" w:cs="Times New Roman"/>
          <w:sz w:val="20"/>
          <w:szCs w:val="20"/>
        </w:rPr>
        <w:t>overfits the data and thus, gives poor results while predicting over unseen data.</w:t>
      </w:r>
    </w:p>
    <w:p w14:paraId="14C66F80" w14:textId="77777777" w:rsidR="00EE1DBA" w:rsidRDefault="007C17EA">
      <w:pPr>
        <w:spacing w:before="240" w:after="0" w:line="240" w:lineRule="auto"/>
        <w:jc w:val="both"/>
        <w:rPr>
          <w:rFonts w:ascii="Arial" w:hAnsi="Arial" w:cs="Arial"/>
          <w:b/>
          <w:bCs/>
          <w:sz w:val="20"/>
          <w:szCs w:val="20"/>
        </w:rPr>
      </w:pPr>
      <w:r>
        <w:rPr>
          <w:rFonts w:ascii="Arial" w:hAnsi="Arial" w:cs="Arial"/>
          <w:b/>
          <w:bCs/>
          <w:sz w:val="20"/>
          <w:szCs w:val="20"/>
        </w:rPr>
        <w:t>CONCLUSION</w:t>
      </w:r>
    </w:p>
    <w:p w14:paraId="1BB03F05" w14:textId="1E4964D3" w:rsidR="00EE1DBA" w:rsidRDefault="007C17EA">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It can be concluded from the above results that for extrapolating over unseen data ranges, it is better to train smaller and less complex neural network rather than a complex one, if no prior knowledge about the complexity of unseen data is present. Although, if you know that unseen data is more complex than training data, then using a complex data for training will improve accuracy of predictions over unseen data. So, baseline conclusion is that always use simpler neural network for extrapolating in absence of knowledge about unseen data.</w:t>
      </w:r>
    </w:p>
    <w:p w14:paraId="536E5B29" w14:textId="77777777" w:rsidR="00EE1DBA" w:rsidRDefault="007C17EA">
      <w:pPr>
        <w:pStyle w:val="Standard"/>
        <w:spacing w:after="200"/>
        <w:jc w:val="both"/>
        <w:rPr>
          <w:rFonts w:ascii="Arial" w:hAnsi="Arial" w:cs="Arial"/>
          <w:b/>
          <w:bCs/>
          <w:sz w:val="20"/>
          <w:szCs w:val="20"/>
        </w:rPr>
      </w:pPr>
      <w:r>
        <w:rPr>
          <w:rFonts w:ascii="Arial" w:hAnsi="Arial" w:cs="Arial"/>
          <w:b/>
          <w:bCs/>
          <w:sz w:val="20"/>
          <w:szCs w:val="20"/>
        </w:rPr>
        <w:t>FURTHER APPLICATIONS</w:t>
      </w:r>
    </w:p>
    <w:p w14:paraId="4BAC2483" w14:textId="77777777" w:rsidR="00EE1DBA" w:rsidRDefault="007C17EA">
      <w:pPr>
        <w:pStyle w:val="Standard"/>
        <w:spacing w:after="200"/>
        <w:jc w:val="both"/>
        <w:rPr>
          <w:rFonts w:ascii="Times New Roman" w:hAnsi="Times New Roman" w:cs="Times New Roman"/>
          <w:sz w:val="20"/>
          <w:szCs w:val="20"/>
        </w:rPr>
      </w:pPr>
      <w:r>
        <w:rPr>
          <w:rFonts w:ascii="Times New Roman" w:hAnsi="Times New Roman" w:cs="Times New Roman"/>
          <w:sz w:val="20"/>
          <w:szCs w:val="20"/>
        </w:rPr>
        <w:t>Models mentioned above can be trained on the data generated for beams under different boundary conditions other than cantilever structure, such as sliding, simply supported, etc. Since the underlying mapping function between input and output is similar for different boundary conditions, therefore, model with architecture similar to that used for analysis of cantilever beams should work reasonably well on other boundary conditions as well. Also, better models could be constructed to improve the extrapolation accuracy.</w:t>
      </w:r>
    </w:p>
    <w:p w14:paraId="26018FA8" w14:textId="77777777" w:rsidR="00EE1DBA" w:rsidRDefault="007C17EA">
      <w:pPr>
        <w:pStyle w:val="Standard"/>
        <w:rPr>
          <w:rFonts w:ascii="Arial" w:hAnsi="Arial" w:cs="Arial"/>
          <w:b/>
          <w:bCs/>
          <w:sz w:val="20"/>
          <w:szCs w:val="20"/>
        </w:rPr>
      </w:pPr>
      <w:r>
        <w:rPr>
          <w:rFonts w:ascii="Arial" w:hAnsi="Arial" w:cs="Arial"/>
          <w:b/>
          <w:bCs/>
          <w:sz w:val="20"/>
          <w:szCs w:val="20"/>
        </w:rPr>
        <w:t>REFERENCES</w:t>
      </w:r>
    </w:p>
    <w:p w14:paraId="24F0E03F" w14:textId="1B999E82" w:rsidR="00EE1DBA" w:rsidRDefault="005227D8" w:rsidP="00E77C2E">
      <w:pPr>
        <w:pStyle w:val="Standard"/>
        <w:jc w:val="both"/>
        <w:rPr>
          <w:rFonts w:ascii="Times New Roman" w:hAnsi="Times New Roman" w:cs="Times New Roman"/>
          <w:sz w:val="20"/>
          <w:szCs w:val="20"/>
        </w:rPr>
      </w:pPr>
      <w:bookmarkStart w:id="91" w:name="scm6MainContent_ucArticleToolbox_ucGetCi"/>
      <w:bookmarkEnd w:id="91"/>
      <w:r>
        <w:rPr>
          <w:rFonts w:ascii="Times New Roman" w:hAnsi="Times New Roman" w:cs="Times New Roman"/>
          <w:sz w:val="20"/>
          <w:szCs w:val="20"/>
        </w:rPr>
        <w:t xml:space="preserve">1. </w:t>
      </w:r>
      <w:r w:rsidR="004B7FA2" w:rsidRPr="004B7FA2">
        <w:rPr>
          <w:rFonts w:ascii="Times New Roman" w:hAnsi="Times New Roman" w:cs="Times New Roman"/>
          <w:sz w:val="20"/>
          <w:szCs w:val="20"/>
        </w:rPr>
        <w:t xml:space="preserve">D. Conway, H &amp; C. H. Becker, E &amp; F. </w:t>
      </w:r>
      <w:proofErr w:type="spellStart"/>
      <w:r w:rsidR="004B7FA2" w:rsidRPr="004B7FA2">
        <w:rPr>
          <w:rFonts w:ascii="Times New Roman" w:hAnsi="Times New Roman" w:cs="Times New Roman"/>
          <w:sz w:val="20"/>
          <w:szCs w:val="20"/>
        </w:rPr>
        <w:t>Dubil</w:t>
      </w:r>
      <w:proofErr w:type="spellEnd"/>
      <w:r w:rsidR="004B7FA2" w:rsidRPr="004B7FA2">
        <w:rPr>
          <w:rFonts w:ascii="Times New Roman" w:hAnsi="Times New Roman" w:cs="Times New Roman"/>
          <w:sz w:val="20"/>
          <w:szCs w:val="20"/>
        </w:rPr>
        <w:t>, J. (1964). Vibration Frequencies of Tapered Bars and Circular Plates. Journal of Applied Mechanics. 31. 10.1115/1.3629606.</w:t>
      </w:r>
    </w:p>
    <w:p w14:paraId="47D79DEA" w14:textId="4C267408" w:rsidR="00EE1DBA" w:rsidRDefault="005227D8"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2. </w:t>
      </w:r>
      <w:r w:rsidR="007C17EA">
        <w:rPr>
          <w:rFonts w:ascii="Times New Roman" w:hAnsi="Times New Roman" w:cs="Times New Roman"/>
          <w:sz w:val="20"/>
          <w:szCs w:val="20"/>
        </w:rPr>
        <w:t>Sanger, D. J. (1968). Transverse Vibration of a Class of Non-Uniform Beams. Journal of Mechanical Engineering Science, 10(2), 111–120.</w:t>
      </w:r>
    </w:p>
    <w:p w14:paraId="35D1E95C" w14:textId="32BF0877" w:rsidR="00EE1DBA" w:rsidRDefault="005227D8"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3. </w:t>
      </w:r>
      <w:r w:rsidR="004B7FA2" w:rsidRPr="004B7FA2">
        <w:rPr>
          <w:rFonts w:ascii="Times New Roman" w:hAnsi="Times New Roman" w:cs="Times New Roman"/>
          <w:sz w:val="20"/>
          <w:szCs w:val="20"/>
        </w:rPr>
        <w:t xml:space="preserve">D. Conway, H &amp; C. H. Becker, E &amp; F. </w:t>
      </w:r>
      <w:proofErr w:type="spellStart"/>
      <w:r w:rsidR="004B7FA2" w:rsidRPr="004B7FA2">
        <w:rPr>
          <w:rFonts w:ascii="Times New Roman" w:hAnsi="Times New Roman" w:cs="Times New Roman"/>
          <w:sz w:val="20"/>
          <w:szCs w:val="20"/>
        </w:rPr>
        <w:t>Dubil</w:t>
      </w:r>
      <w:proofErr w:type="spellEnd"/>
      <w:r w:rsidR="004B7FA2" w:rsidRPr="004B7FA2">
        <w:rPr>
          <w:rFonts w:ascii="Times New Roman" w:hAnsi="Times New Roman" w:cs="Times New Roman"/>
          <w:sz w:val="20"/>
          <w:szCs w:val="20"/>
        </w:rPr>
        <w:t>, J. (1965). Closure to ``Discussion of `Vibration Frequencies of Tapered Bars and Circular Plates''' (1965, ASME J. Appl. Mech., 32, pp. 234-235). Journal of Applied Mechanics. 32.10.1115/1.3625766.</w:t>
      </w:r>
    </w:p>
    <w:p w14:paraId="57763EE7" w14:textId="77777777" w:rsidR="00DD271C" w:rsidRDefault="005227D8"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4. </w:t>
      </w:r>
      <w:r w:rsidR="00DD271C" w:rsidRPr="00DD271C">
        <w:rPr>
          <w:rFonts w:ascii="Times New Roman" w:hAnsi="Times New Roman" w:cs="Times New Roman"/>
          <w:sz w:val="20"/>
          <w:szCs w:val="20"/>
        </w:rPr>
        <w:t xml:space="preserve">F. Ward, P. (1913). IX. The transverse vibrations of a rod of varying cross-section. Philosophical Magazine Series 6. 25. 85-106. 10.1080/14786440108634312. </w:t>
      </w:r>
    </w:p>
    <w:p w14:paraId="137301BF" w14:textId="1A7A0DF5" w:rsidR="00E77C2E" w:rsidRDefault="00E77C2E"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5. </w:t>
      </w:r>
      <w:r w:rsidRPr="00E77C2E">
        <w:rPr>
          <w:rFonts w:ascii="Times New Roman" w:hAnsi="Times New Roman" w:cs="Times New Roman"/>
          <w:sz w:val="20"/>
          <w:szCs w:val="20"/>
        </w:rPr>
        <w:t>Zhou, Ding &amp; K. Cheung, Y. (2000). Free vibration of a type of tapered beams. Computer Methods in Applied Mechanics and Engineering-COMPUT METHOD APPL MECH ENG. 188.203-216.10.1016/S0045-7825(99)00148-6.</w:t>
      </w:r>
    </w:p>
    <w:p w14:paraId="76194E8F" w14:textId="752C29DC" w:rsidR="00EE1DBA" w:rsidRDefault="00E77C2E" w:rsidP="00E77C2E">
      <w:pPr>
        <w:pStyle w:val="Standard"/>
        <w:jc w:val="both"/>
        <w:rPr>
          <w:rFonts w:ascii="Times New Roman" w:hAnsi="Times New Roman" w:cs="Times New Roman"/>
          <w:sz w:val="20"/>
          <w:szCs w:val="20"/>
        </w:rPr>
      </w:pPr>
      <w:r>
        <w:rPr>
          <w:rFonts w:ascii="Times New Roman" w:hAnsi="Times New Roman" w:cs="Times New Roman"/>
          <w:sz w:val="20"/>
          <w:szCs w:val="20"/>
        </w:rPr>
        <w:t>6</w:t>
      </w:r>
      <w:r w:rsidR="005227D8">
        <w:rPr>
          <w:rFonts w:ascii="Times New Roman" w:hAnsi="Times New Roman" w:cs="Times New Roman"/>
          <w:sz w:val="20"/>
          <w:szCs w:val="20"/>
        </w:rPr>
        <w:t xml:space="preserve">. </w:t>
      </w:r>
      <w:r w:rsidR="004B7FA2" w:rsidRPr="004B7FA2">
        <w:rPr>
          <w:rFonts w:ascii="Times New Roman" w:hAnsi="Times New Roman" w:cs="Times New Roman"/>
          <w:sz w:val="20"/>
          <w:szCs w:val="20"/>
        </w:rPr>
        <w:t xml:space="preserve">Lei Ba, Jimmy &amp; Ryan </w:t>
      </w:r>
      <w:proofErr w:type="spellStart"/>
      <w:r w:rsidR="004B7FA2" w:rsidRPr="004B7FA2">
        <w:rPr>
          <w:rFonts w:ascii="Times New Roman" w:hAnsi="Times New Roman" w:cs="Times New Roman"/>
          <w:sz w:val="20"/>
          <w:szCs w:val="20"/>
        </w:rPr>
        <w:t>Kiros</w:t>
      </w:r>
      <w:proofErr w:type="spellEnd"/>
      <w:r w:rsidR="004B7FA2" w:rsidRPr="004B7FA2">
        <w:rPr>
          <w:rFonts w:ascii="Times New Roman" w:hAnsi="Times New Roman" w:cs="Times New Roman"/>
          <w:sz w:val="20"/>
          <w:szCs w:val="20"/>
        </w:rPr>
        <w:t>, Jamie &amp; E. Hinton, Geoffrey. (2016). Layer Normalization.</w:t>
      </w:r>
    </w:p>
    <w:p w14:paraId="3A4EE5F7" w14:textId="56C77580" w:rsidR="00AF6548" w:rsidRDefault="00AF6548"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7. </w:t>
      </w:r>
      <w:r w:rsidRPr="00B4325F">
        <w:rPr>
          <w:rFonts w:ascii="Times New Roman" w:hAnsi="Times New Roman" w:cs="Times New Roman"/>
          <w:sz w:val="20"/>
          <w:szCs w:val="20"/>
        </w:rPr>
        <w:t xml:space="preserve">He, </w:t>
      </w:r>
      <w:proofErr w:type="spellStart"/>
      <w:r w:rsidRPr="00B4325F">
        <w:rPr>
          <w:rFonts w:ascii="Times New Roman" w:hAnsi="Times New Roman" w:cs="Times New Roman"/>
          <w:sz w:val="20"/>
          <w:szCs w:val="20"/>
        </w:rPr>
        <w:t>Kaiming</w:t>
      </w:r>
      <w:proofErr w:type="spellEnd"/>
      <w:r w:rsidRPr="00B4325F">
        <w:rPr>
          <w:rFonts w:ascii="Times New Roman" w:hAnsi="Times New Roman" w:cs="Times New Roman"/>
          <w:sz w:val="20"/>
          <w:szCs w:val="20"/>
        </w:rPr>
        <w:t xml:space="preserve"> &amp; Zhang, </w:t>
      </w:r>
      <w:proofErr w:type="spellStart"/>
      <w:r w:rsidRPr="00B4325F">
        <w:rPr>
          <w:rFonts w:ascii="Times New Roman" w:hAnsi="Times New Roman" w:cs="Times New Roman"/>
          <w:sz w:val="20"/>
          <w:szCs w:val="20"/>
        </w:rPr>
        <w:t>Xiangyu</w:t>
      </w:r>
      <w:proofErr w:type="spellEnd"/>
      <w:r w:rsidRPr="00B4325F">
        <w:rPr>
          <w:rFonts w:ascii="Times New Roman" w:hAnsi="Times New Roman" w:cs="Times New Roman"/>
          <w:sz w:val="20"/>
          <w:szCs w:val="20"/>
        </w:rPr>
        <w:t xml:space="preserve"> &amp; </w:t>
      </w:r>
      <w:proofErr w:type="spellStart"/>
      <w:r w:rsidRPr="00B4325F">
        <w:rPr>
          <w:rFonts w:ascii="Times New Roman" w:hAnsi="Times New Roman" w:cs="Times New Roman"/>
          <w:sz w:val="20"/>
          <w:szCs w:val="20"/>
        </w:rPr>
        <w:t>Ren</w:t>
      </w:r>
      <w:proofErr w:type="spellEnd"/>
      <w:r w:rsidRPr="00B4325F">
        <w:rPr>
          <w:rFonts w:ascii="Times New Roman" w:hAnsi="Times New Roman" w:cs="Times New Roman"/>
          <w:sz w:val="20"/>
          <w:szCs w:val="20"/>
        </w:rPr>
        <w:t xml:space="preserve">, </w:t>
      </w:r>
      <w:proofErr w:type="spellStart"/>
      <w:r w:rsidRPr="00B4325F">
        <w:rPr>
          <w:rFonts w:ascii="Times New Roman" w:hAnsi="Times New Roman" w:cs="Times New Roman"/>
          <w:sz w:val="20"/>
          <w:szCs w:val="20"/>
        </w:rPr>
        <w:t>Shaoqing</w:t>
      </w:r>
      <w:proofErr w:type="spellEnd"/>
      <w:r w:rsidRPr="00B4325F">
        <w:rPr>
          <w:rFonts w:ascii="Times New Roman" w:hAnsi="Times New Roman" w:cs="Times New Roman"/>
          <w:sz w:val="20"/>
          <w:szCs w:val="20"/>
        </w:rPr>
        <w:t xml:space="preserve"> &amp; Sun, </w:t>
      </w:r>
      <w:proofErr w:type="spellStart"/>
      <w:r w:rsidRPr="00B4325F">
        <w:rPr>
          <w:rFonts w:ascii="Times New Roman" w:hAnsi="Times New Roman" w:cs="Times New Roman"/>
          <w:sz w:val="20"/>
          <w:szCs w:val="20"/>
        </w:rPr>
        <w:t>Jian</w:t>
      </w:r>
      <w:proofErr w:type="spellEnd"/>
      <w:r w:rsidRPr="00B4325F">
        <w:rPr>
          <w:rFonts w:ascii="Times New Roman" w:hAnsi="Times New Roman" w:cs="Times New Roman"/>
          <w:sz w:val="20"/>
          <w:szCs w:val="20"/>
        </w:rPr>
        <w:t>. (2015). Delving Deep into Rectifiers: Surpassing Human-Level Performance on ImageNet Classification. IEEE International Conference on Computer Vision (ICCV 2015). 1502. 10.1109/ICCV.2015.123.</w:t>
      </w:r>
    </w:p>
    <w:p w14:paraId="43E7AA74" w14:textId="6A386E9D" w:rsidR="00EE1DBA" w:rsidRDefault="00AF6548" w:rsidP="00E77C2E">
      <w:pPr>
        <w:pStyle w:val="Standard"/>
        <w:jc w:val="both"/>
        <w:rPr>
          <w:rFonts w:ascii="Times New Roman" w:hAnsi="Times New Roman" w:cs="Times New Roman"/>
          <w:sz w:val="20"/>
          <w:szCs w:val="20"/>
        </w:rPr>
      </w:pPr>
      <w:r>
        <w:rPr>
          <w:rFonts w:ascii="Times New Roman" w:hAnsi="Times New Roman" w:cs="Times New Roman"/>
          <w:sz w:val="20"/>
          <w:szCs w:val="20"/>
        </w:rPr>
        <w:t>8</w:t>
      </w:r>
      <w:r w:rsidR="005227D8">
        <w:rPr>
          <w:rFonts w:ascii="Times New Roman" w:hAnsi="Times New Roman" w:cs="Times New Roman"/>
          <w:sz w:val="20"/>
          <w:szCs w:val="20"/>
        </w:rPr>
        <w:t xml:space="preserve">. </w:t>
      </w:r>
      <w:proofErr w:type="spellStart"/>
      <w:r w:rsidR="004B7FA2" w:rsidRPr="004B7FA2">
        <w:rPr>
          <w:rFonts w:ascii="Times New Roman" w:hAnsi="Times New Roman" w:cs="Times New Roman"/>
          <w:sz w:val="20"/>
          <w:szCs w:val="20"/>
        </w:rPr>
        <w:t>Kingma</w:t>
      </w:r>
      <w:proofErr w:type="spellEnd"/>
      <w:r w:rsidR="004B7FA2" w:rsidRPr="004B7FA2">
        <w:rPr>
          <w:rFonts w:ascii="Times New Roman" w:hAnsi="Times New Roman" w:cs="Times New Roman"/>
          <w:sz w:val="20"/>
          <w:szCs w:val="20"/>
        </w:rPr>
        <w:t xml:space="preserve">, </w:t>
      </w:r>
      <w:proofErr w:type="spellStart"/>
      <w:r w:rsidR="004B7FA2" w:rsidRPr="004B7FA2">
        <w:rPr>
          <w:rFonts w:ascii="Times New Roman" w:hAnsi="Times New Roman" w:cs="Times New Roman"/>
          <w:sz w:val="20"/>
          <w:szCs w:val="20"/>
        </w:rPr>
        <w:t>Diederik</w:t>
      </w:r>
      <w:proofErr w:type="spellEnd"/>
      <w:r w:rsidR="004B7FA2" w:rsidRPr="004B7FA2">
        <w:rPr>
          <w:rFonts w:ascii="Times New Roman" w:hAnsi="Times New Roman" w:cs="Times New Roman"/>
          <w:sz w:val="20"/>
          <w:szCs w:val="20"/>
        </w:rPr>
        <w:t xml:space="preserve"> &amp; Ba, Jimmy. (2014). Adam: A Method for Stochastic Optimization. International Conference on Learning Representations.</w:t>
      </w:r>
    </w:p>
    <w:p w14:paraId="2982EA33" w14:textId="72B212BB" w:rsidR="00EE1DBA" w:rsidRDefault="00EE1DBA" w:rsidP="00E77C2E">
      <w:pPr>
        <w:jc w:val="both"/>
        <w:rPr>
          <w:rFonts w:ascii="Times New Roman" w:hAnsi="Times New Roman" w:cs="Times New Roman"/>
          <w:sz w:val="20"/>
          <w:szCs w:val="20"/>
        </w:rPr>
      </w:pPr>
    </w:p>
    <w:p w14:paraId="1E5F7A00" w14:textId="77777777" w:rsidR="00EE1DBA" w:rsidRDefault="00EE1DBA" w:rsidP="00E77C2E">
      <w:pPr>
        <w:jc w:val="both"/>
      </w:pPr>
    </w:p>
    <w:sectPr w:rsidR="00EE1DBA">
      <w:type w:val="continuous"/>
      <w:pgSz w:w="11906" w:h="16838"/>
      <w:pgMar w:top="720" w:right="720" w:bottom="720" w:left="720" w:header="0" w:footer="0" w:gutter="0"/>
      <w:cols w:num="2" w:space="56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DQ0tDQ1NTI1trQEcpV0lIJTi4sz8/NACgxrAdBH9kIsAAAA"/>
  </w:docVars>
  <w:rsids>
    <w:rsidRoot w:val="00EE1DBA"/>
    <w:rsid w:val="000C6527"/>
    <w:rsid w:val="0012621E"/>
    <w:rsid w:val="001622B5"/>
    <w:rsid w:val="00245B84"/>
    <w:rsid w:val="00306608"/>
    <w:rsid w:val="00313215"/>
    <w:rsid w:val="0031504A"/>
    <w:rsid w:val="003206BF"/>
    <w:rsid w:val="003D6F1C"/>
    <w:rsid w:val="004959FE"/>
    <w:rsid w:val="004B7FA2"/>
    <w:rsid w:val="004D5BE8"/>
    <w:rsid w:val="005227D8"/>
    <w:rsid w:val="00665445"/>
    <w:rsid w:val="0076127E"/>
    <w:rsid w:val="007C17EA"/>
    <w:rsid w:val="00872249"/>
    <w:rsid w:val="008E2798"/>
    <w:rsid w:val="009A09EE"/>
    <w:rsid w:val="009D0BD8"/>
    <w:rsid w:val="00AC5415"/>
    <w:rsid w:val="00AF6548"/>
    <w:rsid w:val="00B4325F"/>
    <w:rsid w:val="00C96DA1"/>
    <w:rsid w:val="00CD7079"/>
    <w:rsid w:val="00CF1E3A"/>
    <w:rsid w:val="00DD271C"/>
    <w:rsid w:val="00E755EC"/>
    <w:rsid w:val="00E77C2E"/>
    <w:rsid w:val="00EE1DBA"/>
    <w:rsid w:val="00F5269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F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4B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52E07"/>
    <w:rPr>
      <w:rFonts w:ascii="Tahoma" w:hAnsi="Tahoma" w:cs="Tahoma"/>
      <w:sz w:val="16"/>
      <w:szCs w:val="16"/>
    </w:rPr>
  </w:style>
  <w:style w:type="character" w:styleId="PlaceholderText">
    <w:name w:val="Placeholder Text"/>
    <w:basedOn w:val="DefaultParagraphFont"/>
    <w:semiHidden/>
    <w:qFormat/>
    <w:rsid w:val="00A160BF"/>
    <w:rPr>
      <w:color w:val="808080"/>
    </w:rPr>
  </w:style>
  <w:style w:type="character" w:customStyle="1" w:styleId="HeaderChar">
    <w:name w:val="Header Char"/>
    <w:basedOn w:val="DefaultParagraphFont"/>
    <w:link w:val="Header"/>
    <w:uiPriority w:val="99"/>
    <w:qFormat/>
    <w:rsid w:val="0027504B"/>
  </w:style>
  <w:style w:type="character" w:customStyle="1" w:styleId="FooterChar">
    <w:name w:val="Footer Char"/>
    <w:basedOn w:val="DefaultParagraphFont"/>
    <w:link w:val="Footer"/>
    <w:uiPriority w:val="99"/>
    <w:qFormat/>
    <w:rsid w:val="0027504B"/>
  </w:style>
  <w:style w:type="character" w:customStyle="1" w:styleId="ListLabel1">
    <w:name w:val="ListLabel 1"/>
    <w:qFormat/>
    <w:rsid w:val="000724AC"/>
    <w:rPr>
      <w:rFonts w:ascii="Calibri" w:eastAsia="Calibri" w:hAnsi="Calibri" w:cs="DejaVu Sans"/>
    </w:rPr>
  </w:style>
  <w:style w:type="character" w:customStyle="1" w:styleId="ListLabel2">
    <w:name w:val="ListLabel 2"/>
    <w:qFormat/>
    <w:rsid w:val="000724AC"/>
    <w:rPr>
      <w:rFonts w:ascii="Courier New" w:hAnsi="Courier New" w:cs="Courier New"/>
    </w:rPr>
  </w:style>
  <w:style w:type="character" w:customStyle="1" w:styleId="ListLabel3">
    <w:name w:val="ListLabel 3"/>
    <w:qFormat/>
    <w:rsid w:val="000724AC"/>
    <w:rPr>
      <w:rFonts w:ascii="Courier New" w:hAnsi="Courier New" w:cs="Courier New"/>
    </w:rPr>
  </w:style>
  <w:style w:type="character" w:customStyle="1" w:styleId="ListLabel4">
    <w:name w:val="ListLabel 4"/>
    <w:qFormat/>
    <w:rsid w:val="000724AC"/>
    <w:rPr>
      <w:rFonts w:ascii="Courier New" w:hAnsi="Courier New" w:cs="Courier New"/>
    </w:rPr>
  </w:style>
  <w:style w:type="character" w:customStyle="1" w:styleId="NumberingSymbols">
    <w:name w:val="Numbering Symbols"/>
    <w:qFormat/>
    <w:rsid w:val="000724AC"/>
  </w:style>
  <w:style w:type="character" w:customStyle="1" w:styleId="Internetlink">
    <w:name w:val="Internet link"/>
    <w:qFormat/>
    <w:rsid w:val="000724AC"/>
    <w:rPr>
      <w:color w:val="000080"/>
      <w:u w:val="single" w:color="000000"/>
    </w:rPr>
  </w:style>
  <w:style w:type="character" w:customStyle="1" w:styleId="InternetLink0">
    <w:name w:val="Internet Link"/>
    <w:basedOn w:val="DefaultParagraphFont"/>
    <w:uiPriority w:val="99"/>
    <w:unhideWhenUsed/>
    <w:rsid w:val="00037554"/>
    <w:rPr>
      <w:color w:val="0000FF" w:themeColor="hyperlink"/>
      <w:u w:val="single"/>
    </w:rPr>
  </w:style>
  <w:style w:type="character" w:customStyle="1" w:styleId="UnresolvedMention">
    <w:name w:val="Unresolved Mention"/>
    <w:basedOn w:val="DefaultParagraphFont"/>
    <w:uiPriority w:val="99"/>
    <w:semiHidden/>
    <w:unhideWhenUsed/>
    <w:qFormat/>
    <w:rsid w:val="00037554"/>
    <w:rPr>
      <w:color w:val="605E5C"/>
      <w:shd w:val="clear" w:color="auto" w:fill="E1DFDD"/>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entury" w:cs="Century"/>
      <w:w w:val="103"/>
      <w:sz w:val="16"/>
      <w:szCs w:val="16"/>
      <w:lang w:val="en-US" w:eastAsia="en-US" w:bidi="en-US"/>
    </w:rPr>
  </w:style>
  <w:style w:type="character" w:customStyle="1" w:styleId="ListLabel9">
    <w:name w:val="ListLabel 9"/>
    <w:qFormat/>
    <w:rPr>
      <w:lang w:val="en-US" w:eastAsia="en-US" w:bidi="en-US"/>
    </w:rPr>
  </w:style>
  <w:style w:type="character" w:customStyle="1" w:styleId="ListLabel10">
    <w:name w:val="ListLabel 10"/>
    <w:qFormat/>
    <w:rPr>
      <w:lang w:val="en-US" w:eastAsia="en-US" w:bidi="en-US"/>
    </w:rPr>
  </w:style>
  <w:style w:type="character" w:customStyle="1" w:styleId="ListLabel11">
    <w:name w:val="ListLabel 11"/>
    <w:qFormat/>
    <w:rPr>
      <w:lang w:val="en-US" w:eastAsia="en-US" w:bidi="en-US"/>
    </w:rPr>
  </w:style>
  <w:style w:type="character" w:customStyle="1" w:styleId="ListLabel12">
    <w:name w:val="ListLabel 12"/>
    <w:qFormat/>
    <w:rPr>
      <w:lang w:val="en-US" w:eastAsia="en-US" w:bidi="en-US"/>
    </w:rPr>
  </w:style>
  <w:style w:type="character" w:customStyle="1" w:styleId="ListLabel13">
    <w:name w:val="ListLabel 13"/>
    <w:qFormat/>
    <w:rPr>
      <w:lang w:val="en-US" w:eastAsia="en-US" w:bidi="en-US"/>
    </w:rPr>
  </w:style>
  <w:style w:type="character" w:customStyle="1" w:styleId="ListLabel14">
    <w:name w:val="ListLabel 14"/>
    <w:qFormat/>
    <w:rPr>
      <w:lang w:val="en-US" w:eastAsia="en-US" w:bidi="en-US"/>
    </w:rPr>
  </w:style>
  <w:style w:type="character" w:customStyle="1" w:styleId="ListLabel15">
    <w:name w:val="ListLabel 15"/>
    <w:qFormat/>
    <w:rPr>
      <w:lang w:val="en-US" w:eastAsia="en-US" w:bidi="en-US"/>
    </w:rPr>
  </w:style>
  <w:style w:type="character" w:customStyle="1" w:styleId="ListLabel16">
    <w:name w:val="ListLabel 16"/>
    <w:qFormat/>
    <w:rPr>
      <w:lang w:val="en-US" w:eastAsia="en-US" w:bidi="en-US"/>
    </w:rPr>
  </w:style>
  <w:style w:type="character" w:customStyle="1" w:styleId="ListLabel17">
    <w:name w:val="ListLabel 17"/>
    <w:qFormat/>
    <w:rPr>
      <w:rFonts w:ascii="Arial" w:hAnsi="Arial" w:cs="Arial"/>
      <w:sz w:val="20"/>
      <w:szCs w:val="20"/>
    </w:rPr>
  </w:style>
  <w:style w:type="paragraph" w:customStyle="1" w:styleId="Heading">
    <w:name w:val="Heading"/>
    <w:basedOn w:val="Standard"/>
    <w:next w:val="Textbody"/>
    <w:qFormat/>
    <w:rsid w:val="000724AC"/>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Textbody"/>
    <w:semiHidden/>
    <w:unhideWhenUsed/>
    <w:rsid w:val="000724AC"/>
    <w:rPr>
      <w:rFonts w:cs="Lohit Devanagari"/>
    </w:rPr>
  </w:style>
  <w:style w:type="paragraph" w:styleId="Caption">
    <w:name w:val="caption"/>
    <w:basedOn w:val="Standard"/>
    <w:unhideWhenUsed/>
    <w:qFormat/>
    <w:rsid w:val="000724AC"/>
    <w:pPr>
      <w:suppressLineNumbers/>
      <w:spacing w:before="120" w:after="120"/>
    </w:pPr>
    <w:rPr>
      <w:rFonts w:cs="Lohit Devanagari"/>
      <w:i/>
      <w:iCs/>
      <w:sz w:val="24"/>
      <w:szCs w:val="24"/>
    </w:rPr>
  </w:style>
  <w:style w:type="paragraph" w:customStyle="1" w:styleId="Index">
    <w:name w:val="Index"/>
    <w:basedOn w:val="Standard"/>
    <w:qFormat/>
    <w:rsid w:val="000724AC"/>
    <w:pPr>
      <w:suppressLineNumbers/>
    </w:pPr>
    <w:rPr>
      <w:rFonts w:cs="Lohit Devanagari"/>
    </w:rPr>
  </w:style>
  <w:style w:type="paragraph" w:customStyle="1" w:styleId="PaperHeader">
    <w:name w:val="PaperHeader"/>
    <w:basedOn w:val="Normal"/>
    <w:qFormat/>
    <w:rsid w:val="00A736DB"/>
    <w:pPr>
      <w:spacing w:after="0" w:line="240" w:lineRule="auto"/>
      <w:jc w:val="right"/>
    </w:pPr>
    <w:rPr>
      <w:rFonts w:ascii="Arial" w:eastAsia="Calibri" w:hAnsi="Arial" w:cs="Arial"/>
      <w:b/>
      <w:sz w:val="20"/>
      <w:szCs w:val="20"/>
      <w:lang w:val="en-US"/>
    </w:rPr>
  </w:style>
  <w:style w:type="paragraph" w:customStyle="1" w:styleId="Papertitle">
    <w:name w:val="Paper title"/>
    <w:basedOn w:val="Normal"/>
    <w:next w:val="Normal"/>
    <w:qFormat/>
    <w:rsid w:val="00A736DB"/>
    <w:pPr>
      <w:suppressAutoHyphens/>
      <w:spacing w:after="380" w:line="400" w:lineRule="exact"/>
      <w:textAlignment w:val="baseline"/>
    </w:pPr>
    <w:rPr>
      <w:rFonts w:ascii="Times New Roman" w:eastAsia="MS Mincho" w:hAnsi="Times New Roman" w:cs="Times New Roman"/>
      <w:sz w:val="36"/>
      <w:szCs w:val="20"/>
      <w:lang w:val="en-US"/>
    </w:rPr>
  </w:style>
  <w:style w:type="paragraph" w:customStyle="1" w:styleId="PaperNumber">
    <w:name w:val="PaperNumber"/>
    <w:basedOn w:val="Normal"/>
    <w:qFormat/>
    <w:rsid w:val="00E37952"/>
    <w:pPr>
      <w:spacing w:before="400" w:after="600" w:line="240" w:lineRule="auto"/>
      <w:jc w:val="right"/>
    </w:pPr>
    <w:rPr>
      <w:rFonts w:ascii="Arial" w:eastAsia="Calibri" w:hAnsi="Arial" w:cs="Arial"/>
      <w:b/>
      <w:sz w:val="36"/>
      <w:szCs w:val="36"/>
      <w:lang w:val="en-US"/>
    </w:rPr>
  </w:style>
  <w:style w:type="paragraph" w:styleId="BalloonText">
    <w:name w:val="Balloon Text"/>
    <w:basedOn w:val="Normal"/>
    <w:link w:val="BalloonTextChar"/>
    <w:uiPriority w:val="99"/>
    <w:semiHidden/>
    <w:unhideWhenUsed/>
    <w:qFormat/>
    <w:rsid w:val="00252E07"/>
    <w:pPr>
      <w:spacing w:after="0" w:line="240" w:lineRule="auto"/>
    </w:pPr>
    <w:rPr>
      <w:rFonts w:ascii="Tahoma" w:hAnsi="Tahoma" w:cs="Tahoma"/>
      <w:sz w:val="16"/>
      <w:szCs w:val="16"/>
    </w:rPr>
  </w:style>
  <w:style w:type="paragraph" w:styleId="Header">
    <w:name w:val="header"/>
    <w:basedOn w:val="Normal"/>
    <w:link w:val="HeaderChar"/>
    <w:uiPriority w:val="99"/>
    <w:unhideWhenUsed/>
    <w:rsid w:val="0027504B"/>
    <w:pPr>
      <w:tabs>
        <w:tab w:val="center" w:pos="4513"/>
        <w:tab w:val="right" w:pos="9026"/>
      </w:tabs>
      <w:spacing w:after="0" w:line="240" w:lineRule="auto"/>
    </w:pPr>
  </w:style>
  <w:style w:type="paragraph" w:styleId="Footer">
    <w:name w:val="footer"/>
    <w:basedOn w:val="Normal"/>
    <w:link w:val="FooterChar"/>
    <w:uiPriority w:val="99"/>
    <w:unhideWhenUsed/>
    <w:rsid w:val="0027504B"/>
    <w:pPr>
      <w:tabs>
        <w:tab w:val="center" w:pos="4513"/>
        <w:tab w:val="right" w:pos="9026"/>
      </w:tabs>
      <w:spacing w:after="0" w:line="240" w:lineRule="auto"/>
    </w:pPr>
  </w:style>
  <w:style w:type="paragraph" w:styleId="ListParagraph">
    <w:name w:val="List Paragraph"/>
    <w:basedOn w:val="Normal"/>
    <w:qFormat/>
    <w:rsid w:val="004368AF"/>
    <w:pPr>
      <w:ind w:left="720"/>
      <w:contextualSpacing/>
    </w:pPr>
  </w:style>
  <w:style w:type="paragraph" w:customStyle="1" w:styleId="Default">
    <w:name w:val="Default"/>
    <w:qFormat/>
    <w:rsid w:val="002358EE"/>
    <w:rPr>
      <w:rFonts w:ascii="Times New Roman" w:eastAsiaTheme="minorEastAsia" w:hAnsi="Times New Roman" w:cs="Times New Roman"/>
      <w:color w:val="000000"/>
      <w:sz w:val="24"/>
      <w:szCs w:val="24"/>
      <w:lang w:val="en-US"/>
    </w:rPr>
  </w:style>
  <w:style w:type="paragraph" w:customStyle="1" w:styleId="msonormal0">
    <w:name w:val="msonormal"/>
    <w:basedOn w:val="Normal"/>
    <w:qFormat/>
    <w:rsid w:val="000724AC"/>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Standard">
    <w:name w:val="Standard"/>
    <w:qFormat/>
    <w:rsid w:val="000724AC"/>
    <w:pPr>
      <w:suppressAutoHyphens/>
      <w:spacing w:after="160" w:line="254" w:lineRule="auto"/>
    </w:pPr>
    <w:rPr>
      <w:rFonts w:cs="DejaVu Sans"/>
    </w:rPr>
  </w:style>
  <w:style w:type="paragraph" w:customStyle="1" w:styleId="Textbody">
    <w:name w:val="Text body"/>
    <w:basedOn w:val="Standard"/>
    <w:qFormat/>
    <w:rsid w:val="000724AC"/>
    <w:pPr>
      <w:spacing w:after="140" w:line="276" w:lineRule="auto"/>
    </w:pPr>
  </w:style>
  <w:style w:type="paragraph" w:customStyle="1" w:styleId="TableContents">
    <w:name w:val="Table Contents"/>
    <w:basedOn w:val="Standard"/>
    <w:qFormat/>
    <w:rsid w:val="000724AC"/>
    <w:pPr>
      <w:suppressLineNumbers/>
    </w:pPr>
  </w:style>
  <w:style w:type="paragraph" w:customStyle="1" w:styleId="TableHeading">
    <w:name w:val="Table Heading"/>
    <w:basedOn w:val="TableContents"/>
    <w:qFormat/>
    <w:rsid w:val="000724AC"/>
    <w:pPr>
      <w:jc w:val="center"/>
    </w:pPr>
    <w:rPr>
      <w:b/>
      <w:bCs/>
    </w:rPr>
  </w:style>
  <w:style w:type="paragraph" w:customStyle="1" w:styleId="FrameContents">
    <w:name w:val="Frame Contents"/>
    <w:basedOn w:val="Normal"/>
    <w:qFormat/>
  </w:style>
  <w:style w:type="numbering" w:customStyle="1" w:styleId="NoList1">
    <w:name w:val="No List_1"/>
    <w:qFormat/>
    <w:rsid w:val="000724AC"/>
  </w:style>
  <w:style w:type="table" w:styleId="TableGrid">
    <w:name w:val="Table Grid"/>
    <w:basedOn w:val="TableNormal"/>
    <w:uiPriority w:val="59"/>
    <w:rsid w:val="00A736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TableNormal"/>
    <w:uiPriority w:val="46"/>
    <w:rsid w:val="00EE2DA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4B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52E07"/>
    <w:rPr>
      <w:rFonts w:ascii="Tahoma" w:hAnsi="Tahoma" w:cs="Tahoma"/>
      <w:sz w:val="16"/>
      <w:szCs w:val="16"/>
    </w:rPr>
  </w:style>
  <w:style w:type="character" w:styleId="PlaceholderText">
    <w:name w:val="Placeholder Text"/>
    <w:basedOn w:val="DefaultParagraphFont"/>
    <w:semiHidden/>
    <w:qFormat/>
    <w:rsid w:val="00A160BF"/>
    <w:rPr>
      <w:color w:val="808080"/>
    </w:rPr>
  </w:style>
  <w:style w:type="character" w:customStyle="1" w:styleId="HeaderChar">
    <w:name w:val="Header Char"/>
    <w:basedOn w:val="DefaultParagraphFont"/>
    <w:link w:val="Header"/>
    <w:uiPriority w:val="99"/>
    <w:qFormat/>
    <w:rsid w:val="0027504B"/>
  </w:style>
  <w:style w:type="character" w:customStyle="1" w:styleId="FooterChar">
    <w:name w:val="Footer Char"/>
    <w:basedOn w:val="DefaultParagraphFont"/>
    <w:link w:val="Footer"/>
    <w:uiPriority w:val="99"/>
    <w:qFormat/>
    <w:rsid w:val="0027504B"/>
  </w:style>
  <w:style w:type="character" w:customStyle="1" w:styleId="ListLabel1">
    <w:name w:val="ListLabel 1"/>
    <w:qFormat/>
    <w:rsid w:val="000724AC"/>
    <w:rPr>
      <w:rFonts w:ascii="Calibri" w:eastAsia="Calibri" w:hAnsi="Calibri" w:cs="DejaVu Sans"/>
    </w:rPr>
  </w:style>
  <w:style w:type="character" w:customStyle="1" w:styleId="ListLabel2">
    <w:name w:val="ListLabel 2"/>
    <w:qFormat/>
    <w:rsid w:val="000724AC"/>
    <w:rPr>
      <w:rFonts w:ascii="Courier New" w:hAnsi="Courier New" w:cs="Courier New"/>
    </w:rPr>
  </w:style>
  <w:style w:type="character" w:customStyle="1" w:styleId="ListLabel3">
    <w:name w:val="ListLabel 3"/>
    <w:qFormat/>
    <w:rsid w:val="000724AC"/>
    <w:rPr>
      <w:rFonts w:ascii="Courier New" w:hAnsi="Courier New" w:cs="Courier New"/>
    </w:rPr>
  </w:style>
  <w:style w:type="character" w:customStyle="1" w:styleId="ListLabel4">
    <w:name w:val="ListLabel 4"/>
    <w:qFormat/>
    <w:rsid w:val="000724AC"/>
    <w:rPr>
      <w:rFonts w:ascii="Courier New" w:hAnsi="Courier New" w:cs="Courier New"/>
    </w:rPr>
  </w:style>
  <w:style w:type="character" w:customStyle="1" w:styleId="NumberingSymbols">
    <w:name w:val="Numbering Symbols"/>
    <w:qFormat/>
    <w:rsid w:val="000724AC"/>
  </w:style>
  <w:style w:type="character" w:customStyle="1" w:styleId="Internetlink">
    <w:name w:val="Internet link"/>
    <w:qFormat/>
    <w:rsid w:val="000724AC"/>
    <w:rPr>
      <w:color w:val="000080"/>
      <w:u w:val="single" w:color="000000"/>
    </w:rPr>
  </w:style>
  <w:style w:type="character" w:customStyle="1" w:styleId="InternetLink0">
    <w:name w:val="Internet Link"/>
    <w:basedOn w:val="DefaultParagraphFont"/>
    <w:uiPriority w:val="99"/>
    <w:unhideWhenUsed/>
    <w:rsid w:val="00037554"/>
    <w:rPr>
      <w:color w:val="0000FF" w:themeColor="hyperlink"/>
      <w:u w:val="single"/>
    </w:rPr>
  </w:style>
  <w:style w:type="character" w:customStyle="1" w:styleId="UnresolvedMention">
    <w:name w:val="Unresolved Mention"/>
    <w:basedOn w:val="DefaultParagraphFont"/>
    <w:uiPriority w:val="99"/>
    <w:semiHidden/>
    <w:unhideWhenUsed/>
    <w:qFormat/>
    <w:rsid w:val="00037554"/>
    <w:rPr>
      <w:color w:val="605E5C"/>
      <w:shd w:val="clear" w:color="auto" w:fill="E1DFDD"/>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entury" w:cs="Century"/>
      <w:w w:val="103"/>
      <w:sz w:val="16"/>
      <w:szCs w:val="16"/>
      <w:lang w:val="en-US" w:eastAsia="en-US" w:bidi="en-US"/>
    </w:rPr>
  </w:style>
  <w:style w:type="character" w:customStyle="1" w:styleId="ListLabel9">
    <w:name w:val="ListLabel 9"/>
    <w:qFormat/>
    <w:rPr>
      <w:lang w:val="en-US" w:eastAsia="en-US" w:bidi="en-US"/>
    </w:rPr>
  </w:style>
  <w:style w:type="character" w:customStyle="1" w:styleId="ListLabel10">
    <w:name w:val="ListLabel 10"/>
    <w:qFormat/>
    <w:rPr>
      <w:lang w:val="en-US" w:eastAsia="en-US" w:bidi="en-US"/>
    </w:rPr>
  </w:style>
  <w:style w:type="character" w:customStyle="1" w:styleId="ListLabel11">
    <w:name w:val="ListLabel 11"/>
    <w:qFormat/>
    <w:rPr>
      <w:lang w:val="en-US" w:eastAsia="en-US" w:bidi="en-US"/>
    </w:rPr>
  </w:style>
  <w:style w:type="character" w:customStyle="1" w:styleId="ListLabel12">
    <w:name w:val="ListLabel 12"/>
    <w:qFormat/>
    <w:rPr>
      <w:lang w:val="en-US" w:eastAsia="en-US" w:bidi="en-US"/>
    </w:rPr>
  </w:style>
  <w:style w:type="character" w:customStyle="1" w:styleId="ListLabel13">
    <w:name w:val="ListLabel 13"/>
    <w:qFormat/>
    <w:rPr>
      <w:lang w:val="en-US" w:eastAsia="en-US" w:bidi="en-US"/>
    </w:rPr>
  </w:style>
  <w:style w:type="character" w:customStyle="1" w:styleId="ListLabel14">
    <w:name w:val="ListLabel 14"/>
    <w:qFormat/>
    <w:rPr>
      <w:lang w:val="en-US" w:eastAsia="en-US" w:bidi="en-US"/>
    </w:rPr>
  </w:style>
  <w:style w:type="character" w:customStyle="1" w:styleId="ListLabel15">
    <w:name w:val="ListLabel 15"/>
    <w:qFormat/>
    <w:rPr>
      <w:lang w:val="en-US" w:eastAsia="en-US" w:bidi="en-US"/>
    </w:rPr>
  </w:style>
  <w:style w:type="character" w:customStyle="1" w:styleId="ListLabel16">
    <w:name w:val="ListLabel 16"/>
    <w:qFormat/>
    <w:rPr>
      <w:lang w:val="en-US" w:eastAsia="en-US" w:bidi="en-US"/>
    </w:rPr>
  </w:style>
  <w:style w:type="character" w:customStyle="1" w:styleId="ListLabel17">
    <w:name w:val="ListLabel 17"/>
    <w:qFormat/>
    <w:rPr>
      <w:rFonts w:ascii="Arial" w:hAnsi="Arial" w:cs="Arial"/>
      <w:sz w:val="20"/>
      <w:szCs w:val="20"/>
    </w:rPr>
  </w:style>
  <w:style w:type="paragraph" w:customStyle="1" w:styleId="Heading">
    <w:name w:val="Heading"/>
    <w:basedOn w:val="Standard"/>
    <w:next w:val="Textbody"/>
    <w:qFormat/>
    <w:rsid w:val="000724AC"/>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Textbody"/>
    <w:semiHidden/>
    <w:unhideWhenUsed/>
    <w:rsid w:val="000724AC"/>
    <w:rPr>
      <w:rFonts w:cs="Lohit Devanagari"/>
    </w:rPr>
  </w:style>
  <w:style w:type="paragraph" w:styleId="Caption">
    <w:name w:val="caption"/>
    <w:basedOn w:val="Standard"/>
    <w:unhideWhenUsed/>
    <w:qFormat/>
    <w:rsid w:val="000724AC"/>
    <w:pPr>
      <w:suppressLineNumbers/>
      <w:spacing w:before="120" w:after="120"/>
    </w:pPr>
    <w:rPr>
      <w:rFonts w:cs="Lohit Devanagari"/>
      <w:i/>
      <w:iCs/>
      <w:sz w:val="24"/>
      <w:szCs w:val="24"/>
    </w:rPr>
  </w:style>
  <w:style w:type="paragraph" w:customStyle="1" w:styleId="Index">
    <w:name w:val="Index"/>
    <w:basedOn w:val="Standard"/>
    <w:qFormat/>
    <w:rsid w:val="000724AC"/>
    <w:pPr>
      <w:suppressLineNumbers/>
    </w:pPr>
    <w:rPr>
      <w:rFonts w:cs="Lohit Devanagari"/>
    </w:rPr>
  </w:style>
  <w:style w:type="paragraph" w:customStyle="1" w:styleId="PaperHeader">
    <w:name w:val="PaperHeader"/>
    <w:basedOn w:val="Normal"/>
    <w:qFormat/>
    <w:rsid w:val="00A736DB"/>
    <w:pPr>
      <w:spacing w:after="0" w:line="240" w:lineRule="auto"/>
      <w:jc w:val="right"/>
    </w:pPr>
    <w:rPr>
      <w:rFonts w:ascii="Arial" w:eastAsia="Calibri" w:hAnsi="Arial" w:cs="Arial"/>
      <w:b/>
      <w:sz w:val="20"/>
      <w:szCs w:val="20"/>
      <w:lang w:val="en-US"/>
    </w:rPr>
  </w:style>
  <w:style w:type="paragraph" w:customStyle="1" w:styleId="Papertitle">
    <w:name w:val="Paper title"/>
    <w:basedOn w:val="Normal"/>
    <w:next w:val="Normal"/>
    <w:qFormat/>
    <w:rsid w:val="00A736DB"/>
    <w:pPr>
      <w:suppressAutoHyphens/>
      <w:spacing w:after="380" w:line="400" w:lineRule="exact"/>
      <w:textAlignment w:val="baseline"/>
    </w:pPr>
    <w:rPr>
      <w:rFonts w:ascii="Times New Roman" w:eastAsia="MS Mincho" w:hAnsi="Times New Roman" w:cs="Times New Roman"/>
      <w:sz w:val="36"/>
      <w:szCs w:val="20"/>
      <w:lang w:val="en-US"/>
    </w:rPr>
  </w:style>
  <w:style w:type="paragraph" w:customStyle="1" w:styleId="PaperNumber">
    <w:name w:val="PaperNumber"/>
    <w:basedOn w:val="Normal"/>
    <w:qFormat/>
    <w:rsid w:val="00E37952"/>
    <w:pPr>
      <w:spacing w:before="400" w:after="600" w:line="240" w:lineRule="auto"/>
      <w:jc w:val="right"/>
    </w:pPr>
    <w:rPr>
      <w:rFonts w:ascii="Arial" w:eastAsia="Calibri" w:hAnsi="Arial" w:cs="Arial"/>
      <w:b/>
      <w:sz w:val="36"/>
      <w:szCs w:val="36"/>
      <w:lang w:val="en-US"/>
    </w:rPr>
  </w:style>
  <w:style w:type="paragraph" w:styleId="BalloonText">
    <w:name w:val="Balloon Text"/>
    <w:basedOn w:val="Normal"/>
    <w:link w:val="BalloonTextChar"/>
    <w:uiPriority w:val="99"/>
    <w:semiHidden/>
    <w:unhideWhenUsed/>
    <w:qFormat/>
    <w:rsid w:val="00252E07"/>
    <w:pPr>
      <w:spacing w:after="0" w:line="240" w:lineRule="auto"/>
    </w:pPr>
    <w:rPr>
      <w:rFonts w:ascii="Tahoma" w:hAnsi="Tahoma" w:cs="Tahoma"/>
      <w:sz w:val="16"/>
      <w:szCs w:val="16"/>
    </w:rPr>
  </w:style>
  <w:style w:type="paragraph" w:styleId="Header">
    <w:name w:val="header"/>
    <w:basedOn w:val="Normal"/>
    <w:link w:val="HeaderChar"/>
    <w:uiPriority w:val="99"/>
    <w:unhideWhenUsed/>
    <w:rsid w:val="0027504B"/>
    <w:pPr>
      <w:tabs>
        <w:tab w:val="center" w:pos="4513"/>
        <w:tab w:val="right" w:pos="9026"/>
      </w:tabs>
      <w:spacing w:after="0" w:line="240" w:lineRule="auto"/>
    </w:pPr>
  </w:style>
  <w:style w:type="paragraph" w:styleId="Footer">
    <w:name w:val="footer"/>
    <w:basedOn w:val="Normal"/>
    <w:link w:val="FooterChar"/>
    <w:uiPriority w:val="99"/>
    <w:unhideWhenUsed/>
    <w:rsid w:val="0027504B"/>
    <w:pPr>
      <w:tabs>
        <w:tab w:val="center" w:pos="4513"/>
        <w:tab w:val="right" w:pos="9026"/>
      </w:tabs>
      <w:spacing w:after="0" w:line="240" w:lineRule="auto"/>
    </w:pPr>
  </w:style>
  <w:style w:type="paragraph" w:styleId="ListParagraph">
    <w:name w:val="List Paragraph"/>
    <w:basedOn w:val="Normal"/>
    <w:qFormat/>
    <w:rsid w:val="004368AF"/>
    <w:pPr>
      <w:ind w:left="720"/>
      <w:contextualSpacing/>
    </w:pPr>
  </w:style>
  <w:style w:type="paragraph" w:customStyle="1" w:styleId="Default">
    <w:name w:val="Default"/>
    <w:qFormat/>
    <w:rsid w:val="002358EE"/>
    <w:rPr>
      <w:rFonts w:ascii="Times New Roman" w:eastAsiaTheme="minorEastAsia" w:hAnsi="Times New Roman" w:cs="Times New Roman"/>
      <w:color w:val="000000"/>
      <w:sz w:val="24"/>
      <w:szCs w:val="24"/>
      <w:lang w:val="en-US"/>
    </w:rPr>
  </w:style>
  <w:style w:type="paragraph" w:customStyle="1" w:styleId="msonormal0">
    <w:name w:val="msonormal"/>
    <w:basedOn w:val="Normal"/>
    <w:qFormat/>
    <w:rsid w:val="000724AC"/>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Standard">
    <w:name w:val="Standard"/>
    <w:qFormat/>
    <w:rsid w:val="000724AC"/>
    <w:pPr>
      <w:suppressAutoHyphens/>
      <w:spacing w:after="160" w:line="254" w:lineRule="auto"/>
    </w:pPr>
    <w:rPr>
      <w:rFonts w:cs="DejaVu Sans"/>
    </w:rPr>
  </w:style>
  <w:style w:type="paragraph" w:customStyle="1" w:styleId="Textbody">
    <w:name w:val="Text body"/>
    <w:basedOn w:val="Standard"/>
    <w:qFormat/>
    <w:rsid w:val="000724AC"/>
    <w:pPr>
      <w:spacing w:after="140" w:line="276" w:lineRule="auto"/>
    </w:pPr>
  </w:style>
  <w:style w:type="paragraph" w:customStyle="1" w:styleId="TableContents">
    <w:name w:val="Table Contents"/>
    <w:basedOn w:val="Standard"/>
    <w:qFormat/>
    <w:rsid w:val="000724AC"/>
    <w:pPr>
      <w:suppressLineNumbers/>
    </w:pPr>
  </w:style>
  <w:style w:type="paragraph" w:customStyle="1" w:styleId="TableHeading">
    <w:name w:val="Table Heading"/>
    <w:basedOn w:val="TableContents"/>
    <w:qFormat/>
    <w:rsid w:val="000724AC"/>
    <w:pPr>
      <w:jc w:val="center"/>
    </w:pPr>
    <w:rPr>
      <w:b/>
      <w:bCs/>
    </w:rPr>
  </w:style>
  <w:style w:type="paragraph" w:customStyle="1" w:styleId="FrameContents">
    <w:name w:val="Frame Contents"/>
    <w:basedOn w:val="Normal"/>
    <w:qFormat/>
  </w:style>
  <w:style w:type="numbering" w:customStyle="1" w:styleId="NoList1">
    <w:name w:val="No List_1"/>
    <w:qFormat/>
    <w:rsid w:val="000724AC"/>
  </w:style>
  <w:style w:type="table" w:styleId="TableGrid">
    <w:name w:val="Table Grid"/>
    <w:basedOn w:val="TableNormal"/>
    <w:uiPriority w:val="59"/>
    <w:rsid w:val="00A736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TableNormal"/>
    <w:uiPriority w:val="46"/>
    <w:rsid w:val="00EE2DA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asim.tewari@iitb.ac.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030C1-143E-44E6-980D-D04616E8D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2763</Words>
  <Characters>15751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Naman Yadav</dc:creator>
  <cp:lastModifiedBy>asim.tewari</cp:lastModifiedBy>
  <cp:revision>2</cp:revision>
  <cp:lastPrinted>2019-07-25T17:08:00Z</cp:lastPrinted>
  <dcterms:created xsi:type="dcterms:W3CDTF">2019-08-01T08:12:00Z</dcterms:created>
  <dcterms:modified xsi:type="dcterms:W3CDTF">2019-08-01T08:12:00Z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